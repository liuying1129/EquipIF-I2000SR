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418" w:hanging="1417" w:hangingChars="675"/>
        <w:rPr>
          <w:rFonts w:asciiTheme="majorBidi" w:hAnsiTheme="majorBidi" w:cstheme="majorBidi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Theme="majorBidi" w:hAnsiTheme="majorBidi" w:cstheme="majorBid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-922020</wp:posOffset>
            </wp:positionH>
            <wp:positionV relativeFrom="paragraph">
              <wp:posOffset>-749300</wp:posOffset>
            </wp:positionV>
            <wp:extent cx="7552055" cy="10681970"/>
            <wp:effectExtent l="0" t="0" r="0" b="0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1418" w:hanging="1417" w:hangingChars="67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>
      <w:pPr>
        <w:pStyle w:val="30"/>
        <w:tabs>
          <w:tab w:val="left" w:pos="1260"/>
          <w:tab w:val="right" w:leader="dot" w:pos="8296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TOC \f \h \z \t "标题 1,1,标题 2,2,标题 3,3,A.1,2,A.1.1,3,A.1.1.1,4" </w:instrText>
      </w:r>
      <w:r>
        <w:rPr>
          <w:rFonts w:asciiTheme="majorBidi" w:hAnsiTheme="majorBidi" w:cstheme="majorBidi"/>
        </w:rPr>
        <w:fldChar w:fldCharType="separate"/>
      </w:r>
      <w:r>
        <w:fldChar w:fldCharType="begin"/>
      </w:r>
      <w:r>
        <w:instrText xml:space="preserve"> HYPERLINK \l "_Toc34639002" </w:instrText>
      </w:r>
      <w:r>
        <w:fldChar w:fldCharType="separate"/>
      </w:r>
      <w:r>
        <w:rPr>
          <w:rStyle w:val="38"/>
          <w:rFonts w:asciiTheme="majorBidi" w:hAnsiTheme="majorBidi" w:cstheme="majorBidi"/>
          <w:snapToGrid w:val="0"/>
          <w:w w:val="0"/>
          <w:kern w:val="0"/>
        </w:rPr>
        <w:t>A.1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协议说明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_Toc34639002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30"/>
        <w:tabs>
          <w:tab w:val="left" w:pos="126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"_Toc34639003" </w:instrText>
      </w:r>
      <w:r>
        <w:fldChar w:fldCharType="separate"/>
      </w:r>
      <w:r>
        <w:rPr>
          <w:rStyle w:val="38"/>
          <w:rFonts w:asciiTheme="majorBidi" w:hAnsiTheme="majorBidi" w:cstheme="majorBidi"/>
          <w:snapToGrid w:val="0"/>
          <w:w w:val="0"/>
          <w:kern w:val="0"/>
        </w:rPr>
        <w:t>A.2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ASTM协议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_Toc34639003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"_Toc34639004"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A.2.1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控制代码说明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_Toc34639004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"_Toc34639005"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A.2.2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基本通信格式说明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_Toc34639005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"_Toc34639006"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A.2.3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分隔符说明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_Toc34639006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"_Toc34639007"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A.2.4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消息类型说明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_Toc34639007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"_Toc34639008"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A.2.4.1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消息头记录（H）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_Toc34639008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"_Toc34639009"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A.2.4.2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病人信息记录（P）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_Toc34639009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"_Toc34639010"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A.2.4.3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测试项目记录（O）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_Toc34639010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"_Toc34639011"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A.2.4.4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结果记录（R）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_Toc34639011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5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"_Toc34639012"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A.2.4.5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请求信息记录（Q）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_Toc34639012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5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"_Toc34639013"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A.2.4.6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消息终止记录（L）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_Toc34639013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6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"_Toc34639014"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A.2.5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例子说明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_Toc34639014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7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"_Toc34639015"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A.2.5.1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请求测试项目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_Toc34639015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7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"_Toc34639016"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A.2.5.2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返还测试项目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_Toc34639016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8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25"/>
        <w:tabs>
          <w:tab w:val="left" w:pos="252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"_Toc34639017"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A.2.5.3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传输结果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_Toc34639017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9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30"/>
        <w:tabs>
          <w:tab w:val="left" w:pos="126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"_Toc34639018" </w:instrText>
      </w:r>
      <w:r>
        <w:fldChar w:fldCharType="separate"/>
      </w:r>
      <w:r>
        <w:rPr>
          <w:rStyle w:val="38"/>
          <w:rFonts w:asciiTheme="majorBidi" w:hAnsiTheme="majorBidi" w:cstheme="majorBidi"/>
          <w:snapToGrid w:val="0"/>
          <w:w w:val="0"/>
          <w:kern w:val="0"/>
        </w:rPr>
        <w:t>A.3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HL7协议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_Toc34639018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10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"_Toc34639019"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A.3.1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基本通信格式说明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_Toc34639019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10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30"/>
        <w:tabs>
          <w:tab w:val="left" w:pos="126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"_Toc34639020" </w:instrText>
      </w:r>
      <w:r>
        <w:fldChar w:fldCharType="separate"/>
      </w:r>
      <w:r>
        <w:rPr>
          <w:rStyle w:val="38"/>
          <w:rFonts w:asciiTheme="majorBidi" w:hAnsiTheme="majorBidi" w:cstheme="majorBidi"/>
          <w:snapToGrid w:val="0"/>
          <w:w w:val="0"/>
          <w:kern w:val="0"/>
        </w:rPr>
        <w:t>A.4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分隔符说明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_Toc34639020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10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30"/>
        <w:tabs>
          <w:tab w:val="left" w:pos="126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"_Toc34639021" </w:instrText>
      </w:r>
      <w:r>
        <w:fldChar w:fldCharType="separate"/>
      </w:r>
      <w:r>
        <w:rPr>
          <w:rStyle w:val="38"/>
          <w:rFonts w:asciiTheme="majorBidi" w:hAnsiTheme="majorBidi" w:cstheme="majorBidi"/>
          <w:snapToGrid w:val="0"/>
          <w:w w:val="0"/>
          <w:kern w:val="0"/>
        </w:rPr>
        <w:t>A.5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消息类型说明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_Toc34639021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10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"_Toc34639022"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A.5.1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返还测试项目（OML^O33）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_Toc34639022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"_Toc34639023"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A.5.2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询问测试项目（TSREQ）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_Toc34639023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"_Toc34639024"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A.5.3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传输结果（OUL^R22）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_Toc34639024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"_Toc34639025"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A.5.4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询问结果（RSREQ）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_Toc34639025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12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30"/>
        <w:tabs>
          <w:tab w:val="left" w:pos="126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"_Toc34639026" </w:instrText>
      </w:r>
      <w:r>
        <w:fldChar w:fldCharType="separate"/>
      </w:r>
      <w:r>
        <w:rPr>
          <w:rStyle w:val="38"/>
          <w:rFonts w:asciiTheme="majorBidi" w:hAnsiTheme="majorBidi" w:cstheme="majorBidi"/>
          <w:snapToGrid w:val="0"/>
          <w:w w:val="0"/>
          <w:kern w:val="0"/>
        </w:rPr>
        <w:t>A.6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消息段说明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_Toc34639026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12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"_Toc34639027"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A.6.1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头段（MSH）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_Toc34639027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12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"_Toc34639028"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A.6.2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病人段（PID）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_Toc34639028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13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"_Toc34639029"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A.6.3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标本段（SPM）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_Toc34639029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14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"_Toc34639030"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A.6.4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普通申请段（ORC）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_Toc34639030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15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"_Toc34639031"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A.6.5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检验申请段（OBR）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_Toc34639031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16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"_Toc34639032"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A.6.6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结果段（OBX）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_Toc34639032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16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"_Toc34639033"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A.6.7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说明段（NTE）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_Toc34639033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17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"_Toc34639034"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A.6.8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查询参数段（QPD）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_Toc34639034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18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"_Toc34639035"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A.6.9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回应控制段（RCP）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_Toc34639035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18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30"/>
        <w:tabs>
          <w:tab w:val="left" w:pos="1260"/>
          <w:tab w:val="right" w:leader="dot" w:pos="8296"/>
        </w:tabs>
        <w:rPr>
          <w:rFonts w:asciiTheme="majorBidi" w:hAnsiTheme="majorBidi" w:cstheme="majorBidi"/>
        </w:rPr>
      </w:pPr>
      <w:r>
        <w:fldChar w:fldCharType="begin"/>
      </w:r>
      <w:r>
        <w:instrText xml:space="preserve"> HYPERLINK \l "_Toc34639036" </w:instrText>
      </w:r>
      <w:r>
        <w:fldChar w:fldCharType="separate"/>
      </w:r>
      <w:r>
        <w:rPr>
          <w:rStyle w:val="38"/>
          <w:rFonts w:asciiTheme="majorBidi" w:hAnsiTheme="majorBidi" w:cstheme="majorBidi"/>
          <w:snapToGrid w:val="0"/>
          <w:w w:val="0"/>
          <w:kern w:val="0"/>
        </w:rPr>
        <w:t>A.7</w:t>
      </w:r>
      <w:r>
        <w:rPr>
          <w:rFonts w:asciiTheme="majorBidi" w:hAnsiTheme="majorBidi" w:cstheme="majorBidi"/>
        </w:rPr>
        <w:tab/>
      </w:r>
      <w:r>
        <w:rPr>
          <w:rStyle w:val="38"/>
          <w:rFonts w:asciiTheme="majorBidi" w:hAnsiTheme="majorBidi" w:cstheme="majorBidi"/>
        </w:rPr>
        <w:t>例子说明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_Toc34639036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19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"_Toc34639037"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A.7.1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返回测试项目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_Toc34639037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19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"_Toc34639038"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A.7.2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询问测试项目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_Toc34639038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20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"_Toc34639039"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A.7.3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传输结果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_Toc34639039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20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pStyle w:val="18"/>
        <w:tabs>
          <w:tab w:val="left" w:pos="1680"/>
          <w:tab w:val="right" w:leader="dot" w:pos="8296"/>
        </w:tabs>
        <w:rPr>
          <w:rFonts w:asciiTheme="majorBidi" w:hAnsiTheme="majorBidi" w:eastAsiaTheme="minorEastAsia" w:cstheme="majorBidi"/>
          <w:kern w:val="2"/>
          <w:szCs w:val="22"/>
        </w:rPr>
      </w:pPr>
      <w:r>
        <w:fldChar w:fldCharType="begin"/>
      </w:r>
      <w:r>
        <w:instrText xml:space="preserve"> HYPERLINK \l "_Toc34639040" </w:instrText>
      </w:r>
      <w:r>
        <w:fldChar w:fldCharType="separate"/>
      </w:r>
      <w:r>
        <w:rPr>
          <w:rStyle w:val="38"/>
          <w:rFonts w:asciiTheme="majorBidi" w:hAnsiTheme="majorBidi" w:cstheme="majorBidi"/>
          <w14:scene3d>
            <w14:lightRig w14:rig="threePt" w14:dir="t">
              <w14:rot w14:lat="0" w14:lon="0" w14:rev="0"/>
            </w14:lightRig>
          </w14:scene3d>
        </w:rPr>
        <w:t>A.7.4</w:t>
      </w:r>
      <w:r>
        <w:rPr>
          <w:rFonts w:asciiTheme="majorBidi" w:hAnsiTheme="majorBidi" w:eastAsiaTheme="minorEastAsia" w:cstheme="majorBidi"/>
          <w:kern w:val="2"/>
          <w:szCs w:val="22"/>
        </w:rPr>
        <w:tab/>
      </w:r>
      <w:r>
        <w:rPr>
          <w:rStyle w:val="38"/>
          <w:rFonts w:asciiTheme="majorBidi" w:hAnsiTheme="majorBidi" w:cstheme="majorBidi"/>
        </w:rPr>
        <w:t>询问结果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PAGEREF _Toc34639040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21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fldChar w:fldCharType="end"/>
      </w:r>
    </w:p>
    <w:p>
      <w:pPr>
        <w:ind w:left="1418" w:hanging="1417" w:hangingChars="675"/>
        <w:rPr>
          <w:rFonts w:asciiTheme="majorBidi" w:hAnsiTheme="majorBidi" w:cstheme="majorBidi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Theme="majorBidi" w:hAnsiTheme="majorBidi" w:cstheme="majorBidi"/>
        </w:rPr>
        <w:fldChar w:fldCharType="end"/>
      </w:r>
    </w:p>
    <w:p>
      <w:pPr>
        <w:pStyle w:val="85"/>
        <w:numPr>
          <w:ilvl w:val="0"/>
          <w:numId w:val="0"/>
        </w:numPr>
        <w:spacing w:before="312" w:after="312"/>
        <w:rPr>
          <w:rFonts w:asciiTheme="majorBidi" w:hAnsiTheme="majorBidi" w:cstheme="majorBidi"/>
        </w:rPr>
      </w:pPr>
      <w:bookmarkStart w:id="0" w:name="_Toc517854537"/>
      <w:bookmarkStart w:id="1" w:name="_Toc5113331"/>
      <w:bookmarkStart w:id="2" w:name="_Toc34637458"/>
      <w:bookmarkStart w:id="3" w:name="_Toc320530525"/>
      <w:bookmarkStart w:id="4" w:name="_Toc353267146"/>
      <w:bookmarkStart w:id="5" w:name="_Toc320530158"/>
      <w:bookmarkStart w:id="6" w:name="_Toc320529961"/>
      <w:r>
        <w:rPr>
          <w:rFonts w:asciiTheme="majorBidi" w:hAnsiTheme="majorBidi" w:cstheme="majorBidi"/>
        </w:rPr>
        <w:t>附录A</w:t>
      </w:r>
      <w:bookmarkEnd w:id="0"/>
      <w:r>
        <w:rPr>
          <w:rFonts w:asciiTheme="majorBidi" w:hAnsiTheme="majorBidi" w:cstheme="majorBidi"/>
        </w:rPr>
        <w:t xml:space="preserve"> 网络接口说明</w:t>
      </w:r>
      <w:bookmarkEnd w:id="1"/>
      <w:bookmarkEnd w:id="2"/>
    </w:p>
    <w:p>
      <w:pPr>
        <w:pStyle w:val="88"/>
        <w:ind w:left="950" w:hanging="950"/>
        <w:rPr>
          <w:rFonts w:asciiTheme="majorBidi" w:hAnsiTheme="majorBidi"/>
        </w:rPr>
      </w:pPr>
      <w:bookmarkStart w:id="7" w:name="_Toc34639002"/>
      <w:bookmarkStart w:id="8" w:name="_Toc34637459"/>
      <w:bookmarkStart w:id="9" w:name="_Toc517854538"/>
      <w:bookmarkStart w:id="10" w:name="_Toc5113332"/>
      <w:r>
        <w:rPr>
          <w:rFonts w:asciiTheme="majorBidi" w:hAnsiTheme="majorBidi"/>
        </w:rPr>
        <w:t>协议说明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系统使用ASTM E1394、HL7协议进行通信。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目录\online\log中保存有本系统与每台仪器通信的所有信息。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以下说明适用于深圳市新产业生物医学工程股份有限公司的SnibeLis实验室信息管理系统。</w:t>
      </w:r>
    </w:p>
    <w:p>
      <w:pPr>
        <w:rPr>
          <w:rFonts w:asciiTheme="majorBidi" w:hAnsiTheme="majorBidi" w:cstheme="majorBidi"/>
        </w:rPr>
      </w:pPr>
    </w:p>
    <w:p>
      <w:pPr>
        <w:pStyle w:val="88"/>
        <w:ind w:left="950" w:hanging="950"/>
        <w:rPr>
          <w:rFonts w:asciiTheme="majorBidi" w:hAnsiTheme="majorBidi"/>
        </w:rPr>
      </w:pPr>
      <w:bookmarkStart w:id="11" w:name="_Toc517854539"/>
      <w:bookmarkStart w:id="12" w:name="_Toc34639003"/>
      <w:bookmarkStart w:id="13" w:name="_Toc34637460"/>
      <w:bookmarkStart w:id="14" w:name="_Toc5113333"/>
      <w:bookmarkStart w:id="15" w:name="_Toc320530159"/>
      <w:bookmarkStart w:id="16" w:name="_Toc320530526"/>
      <w:bookmarkStart w:id="17" w:name="_Toc320529962"/>
      <w:bookmarkStart w:id="18" w:name="_Toc353267147"/>
      <w:r>
        <w:rPr>
          <w:rFonts w:asciiTheme="majorBidi" w:hAnsiTheme="majorBidi"/>
        </w:rPr>
        <w:t>ASTM协议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>
      <w:pPr>
        <w:pStyle w:val="90"/>
        <w:rPr>
          <w:rFonts w:asciiTheme="majorBidi" w:hAnsiTheme="majorBidi"/>
        </w:rPr>
      </w:pPr>
      <w:bookmarkStart w:id="19" w:name="_Toc34637461"/>
      <w:bookmarkStart w:id="20" w:name="_Toc34639004"/>
      <w:r>
        <w:rPr>
          <w:rFonts w:hint="eastAsia" w:eastAsia="宋体" w:cs="宋体"/>
        </w:rPr>
        <w:t>控制代码说明</w:t>
      </w:r>
      <w:bookmarkEnd w:id="19"/>
      <w:bookmarkEnd w:id="20"/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fldChar w:fldCharType="begin"/>
      </w:r>
      <w:r>
        <w:rPr>
          <w:rFonts w:asciiTheme="majorBidi" w:hAnsiTheme="majorBidi"/>
        </w:rPr>
        <w:instrText xml:space="preserve"> SEQ 表 \* ARABIC \s 2 </w:instrText>
      </w:r>
      <w:r>
        <w:rPr>
          <w:rFonts w:asciiTheme="majorBidi" w:hAnsiTheme="majorBidi"/>
        </w:rPr>
        <w:fldChar w:fldCharType="separate"/>
      </w:r>
      <w:r>
        <w:rPr>
          <w:rFonts w:asciiTheme="majorBidi" w:hAnsiTheme="majorBidi"/>
        </w:rPr>
        <w:t>1</w:t>
      </w:r>
      <w:r>
        <w:rPr>
          <w:rFonts w:asciiTheme="majorBidi" w:hAnsiTheme="majorBidi"/>
        </w:rPr>
        <w:fldChar w:fldCharType="end"/>
      </w:r>
      <w:r>
        <w:rPr>
          <w:rFonts w:asciiTheme="majorBidi" w:hAnsiTheme="majorBidi"/>
        </w:rPr>
        <w:t>控制代码说明</w:t>
      </w:r>
    </w:p>
    <w:tbl>
      <w:tblPr>
        <w:tblStyle w:val="34"/>
        <w:tblW w:w="68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对应ASCII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&lt;ENQ&gt;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请求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&lt;ACK&gt;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确认回应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&lt;STX&gt;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本文开始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&lt;ETX&gt;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本文结束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&lt;CR&gt;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commentRangeStart w:id="0"/>
            <w:r>
              <w:rPr>
                <w:rFonts w:asciiTheme="majorBidi" w:hAnsiTheme="majorBidi" w:cstheme="majorBidi"/>
              </w:rPr>
              <w:t>回车键</w:t>
            </w:r>
            <w:commentRangeEnd w:id="0"/>
            <w:r>
              <w:rPr>
                <w:rStyle w:val="39"/>
                <w:rFonts w:asciiTheme="majorBidi" w:hAnsiTheme="majorBidi" w:cstheme="majorBidi"/>
              </w:rPr>
              <w:commentReference w:id="0"/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&lt;EOT&gt;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传输结束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0x04</w:t>
            </w:r>
          </w:p>
        </w:tc>
      </w:tr>
    </w:tbl>
    <w:p>
      <w:pPr>
        <w:pStyle w:val="90"/>
        <w:rPr>
          <w:rFonts w:asciiTheme="majorBidi" w:hAnsiTheme="majorBidi"/>
        </w:rPr>
      </w:pPr>
      <w:bookmarkStart w:id="21" w:name="_Toc353267148"/>
      <w:bookmarkStart w:id="22" w:name="_Toc320529963"/>
      <w:bookmarkStart w:id="23" w:name="_Toc320530160"/>
      <w:bookmarkStart w:id="24" w:name="_Toc517854540"/>
      <w:bookmarkStart w:id="25" w:name="_Toc34637462"/>
      <w:bookmarkStart w:id="26" w:name="_Toc34639005"/>
      <w:bookmarkStart w:id="27" w:name="_Toc320530527"/>
      <w:bookmarkStart w:id="28" w:name="_Toc5113334"/>
      <w:r>
        <w:rPr>
          <w:rFonts w:hint="eastAsia" w:eastAsia="宋体" w:cs="宋体"/>
        </w:rPr>
        <w:t>基本通信格式说明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&lt;ENQ&gt;&lt;STX&gt;内容&lt;ETX&gt;&lt;EOT&gt;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举例：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&lt;ENQ&gt;&lt;STX&gt;TEST&lt;ETX&gt;&lt;EOT&gt;</w:t>
      </w:r>
    </w:p>
    <w:p>
      <w:pPr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2基本通信格式说明</w:t>
      </w:r>
    </w:p>
    <w:tbl>
      <w:tblPr>
        <w:tblStyle w:val="34"/>
        <w:tblW w:w="68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对应ASCII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&lt;ENQ&gt;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请求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&lt;STX&gt;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本文开始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E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字母E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字母S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&lt;ETX&gt;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本文结束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&lt;EOT&gt;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传输结束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0x04</w:t>
            </w:r>
          </w:p>
        </w:tc>
      </w:tr>
    </w:tbl>
    <w:p>
      <w:pPr>
        <w:pStyle w:val="90"/>
        <w:rPr>
          <w:rFonts w:asciiTheme="majorBidi" w:hAnsiTheme="majorBidi"/>
        </w:rPr>
      </w:pPr>
      <w:bookmarkStart w:id="29" w:name="_Toc5113335"/>
      <w:bookmarkStart w:id="30" w:name="_Toc320530161"/>
      <w:bookmarkStart w:id="31" w:name="_Toc320529964"/>
      <w:bookmarkStart w:id="32" w:name="_Toc517854541"/>
      <w:bookmarkStart w:id="33" w:name="_Ref512019222"/>
      <w:bookmarkStart w:id="34" w:name="_Toc353267149"/>
      <w:bookmarkStart w:id="35" w:name="_Toc34639006"/>
      <w:bookmarkStart w:id="36" w:name="_Toc320530528"/>
      <w:bookmarkStart w:id="37" w:name="_Toc34637463"/>
      <w:r>
        <w:rPr>
          <w:rFonts w:hint="eastAsia" w:eastAsia="宋体" w:cs="宋体"/>
        </w:rPr>
        <w:t>分隔符说明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>
      <w:pPr>
        <w:ind w:firstLine="420" w:firstLineChars="20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ASTM E1394协议中，定义了4个分隔符用于对通信的内容进行区分。详细内容可以参考E1394 的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_Ref512019222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A.4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节。下表显示每个分隔符的含义：</w:t>
      </w:r>
    </w:p>
    <w:p>
      <w:pPr>
        <w:ind w:firstLine="420" w:firstLineChars="200"/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3分隔符说明</w:t>
      </w:r>
    </w:p>
    <w:tbl>
      <w:tblPr>
        <w:tblStyle w:val="34"/>
        <w:tblW w:w="68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分隔符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对应ASCII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>&lt;CR&gt;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记录分隔符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 xml:space="preserve">| 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字段分隔符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0x7C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 xml:space="preserve">\ 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重复分隔符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 xml:space="preserve">^ 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成分分隔符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 xml:space="preserve">&amp; 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特殊分隔符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102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0x26</w:t>
            </w:r>
            <w:r>
              <w:rPr>
                <w:rFonts w:asciiTheme="majorBidi" w:hAnsiTheme="majorBidi" w:cstheme="majorBidi"/>
              </w:rPr>
              <w:tab/>
            </w:r>
          </w:p>
        </w:tc>
      </w:tr>
    </w:tbl>
    <w:p>
      <w:pPr>
        <w:rPr>
          <w:rFonts w:asciiTheme="majorBidi" w:hAnsiTheme="majorBidi" w:cstheme="majorBidi"/>
        </w:rPr>
      </w:pPr>
    </w:p>
    <w:p>
      <w:pPr>
        <w:pStyle w:val="90"/>
        <w:rPr>
          <w:rFonts w:asciiTheme="majorBidi" w:hAnsiTheme="majorBidi"/>
        </w:rPr>
      </w:pPr>
      <w:bookmarkStart w:id="38" w:name="_Ref512019867"/>
      <w:bookmarkStart w:id="39" w:name="_Toc320529965"/>
      <w:bookmarkStart w:id="40" w:name="_Toc517854542"/>
      <w:bookmarkStart w:id="41" w:name="_Ref512019775"/>
      <w:bookmarkStart w:id="42" w:name="_Ref512019906"/>
      <w:bookmarkStart w:id="43" w:name="_Toc353267150"/>
      <w:bookmarkStart w:id="44" w:name="_Toc320530529"/>
      <w:bookmarkStart w:id="45" w:name="_Toc320530162"/>
      <w:bookmarkStart w:id="46" w:name="_Toc34637464"/>
      <w:bookmarkStart w:id="47" w:name="_Toc34639007"/>
      <w:bookmarkStart w:id="48" w:name="_Toc5113336"/>
      <w:r>
        <w:rPr>
          <w:rFonts w:hint="eastAsia" w:eastAsia="宋体" w:cs="宋体"/>
        </w:rPr>
        <w:t>消息类型说明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4消息类型说明</w:t>
      </w:r>
    </w:p>
    <w:tbl>
      <w:tblPr>
        <w:tblStyle w:val="34"/>
        <w:tblW w:w="67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4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消息标识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7"/>
              </w:rPr>
            </w:pPr>
            <w:r>
              <w:rPr>
                <w:rFonts w:eastAsia="Minion" w:asciiTheme="majorBidi" w:hAnsiTheme="majorBidi" w:cstheme="majorBidi"/>
                <w:szCs w:val="17"/>
              </w:rPr>
              <w:t xml:space="preserve">H 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7"/>
              </w:rPr>
            </w:pPr>
            <w:r>
              <w:rPr>
                <w:rFonts w:eastAsia="Minion" w:asciiTheme="majorBidi" w:hAnsiTheme="majorBidi" w:cstheme="majorBidi"/>
                <w:szCs w:val="17"/>
              </w:rPr>
              <w:t xml:space="preserve">P 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病人信息记录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7"/>
              </w:rPr>
            </w:pPr>
            <w:r>
              <w:rPr>
                <w:rFonts w:eastAsia="Minion" w:asciiTheme="majorBidi" w:hAnsiTheme="majorBidi" w:cstheme="majorBidi"/>
                <w:szCs w:val="17"/>
              </w:rPr>
              <w:t xml:space="preserve">O 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测试项目记录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7"/>
              </w:rPr>
            </w:pPr>
            <w:r>
              <w:rPr>
                <w:rFonts w:eastAsia="Minion" w:asciiTheme="majorBidi" w:hAnsiTheme="majorBidi" w:cstheme="majorBidi"/>
                <w:szCs w:val="17"/>
              </w:rPr>
              <w:t xml:space="preserve">R 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结果记录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7"/>
              </w:rPr>
            </w:pPr>
            <w:r>
              <w:rPr>
                <w:rFonts w:eastAsia="Minion" w:asciiTheme="majorBidi" w:hAnsiTheme="majorBidi" w:cstheme="majorBidi"/>
                <w:szCs w:val="17"/>
              </w:rPr>
              <w:t>Q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请求信息记录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9"/>
              <w:jc w:val="both"/>
              <w:rPr>
                <w:rFonts w:eastAsia="Minion" w:asciiTheme="majorBidi" w:hAnsiTheme="majorBidi" w:cstheme="majorBidi"/>
                <w:szCs w:val="17"/>
              </w:rPr>
            </w:pPr>
            <w:r>
              <w:rPr>
                <w:rFonts w:eastAsia="Minion" w:asciiTheme="majorBidi" w:hAnsiTheme="majorBidi" w:cstheme="majorBidi"/>
                <w:szCs w:val="17"/>
              </w:rPr>
              <w:t xml:space="preserve">L 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消息终止记录</w:t>
            </w:r>
          </w:p>
        </w:tc>
      </w:tr>
    </w:tbl>
    <w:p>
      <w:pPr>
        <w:rPr>
          <w:rFonts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49" w:name="_Toc320530163"/>
      <w:bookmarkStart w:id="50" w:name="_Toc353267151"/>
      <w:bookmarkStart w:id="51" w:name="_Toc5113337"/>
      <w:bookmarkStart w:id="52" w:name="_Toc320529966"/>
      <w:bookmarkStart w:id="53" w:name="_Toc34639008"/>
      <w:bookmarkStart w:id="54" w:name="_Toc34637465"/>
      <w:bookmarkStart w:id="55" w:name="_Toc517854543"/>
      <w:bookmarkStart w:id="56" w:name="_Toc320530530"/>
      <w:bookmarkStart w:id="57" w:name="_Toc320529967"/>
      <w:bookmarkStart w:id="58" w:name="_Toc5113338"/>
      <w:bookmarkStart w:id="59" w:name="_Toc353267152"/>
      <w:bookmarkStart w:id="60" w:name="_Toc320530164"/>
      <w:bookmarkStart w:id="61" w:name="_Toc320530531"/>
      <w:bookmarkStart w:id="62" w:name="_Toc517854544"/>
      <w:bookmarkStart w:id="63" w:name="_Toc34639009"/>
      <w:bookmarkStart w:id="64" w:name="_Toc34637466"/>
      <w:r>
        <w:rPr>
          <w:rFonts w:asciiTheme="majorBidi" w:hAnsiTheme="majorBidi" w:cstheme="majorBidi"/>
        </w:rPr>
        <w:t>消息头记录（H）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这部分内容对应ASTM E1394的第7节。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消息头记录必须在所有传输记录的最前面，用于描述一些协议及传输的基本信息。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例子：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H|\^&amp;||PSWD|BC1200|||||Lis||P|E1394-97|20180323&lt;CR&gt;</w:t>
      </w:r>
    </w:p>
    <w:p>
      <w:pPr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5消息头记录</w:t>
      </w:r>
    </w:p>
    <w:tbl>
      <w:tblPr>
        <w:tblStyle w:val="34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987"/>
        <w:gridCol w:w="2200"/>
        <w:gridCol w:w="1457"/>
        <w:gridCol w:w="1408"/>
        <w:gridCol w:w="17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E1394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ASTM字段名称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最大长度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是否必填项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7.1.1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消息类型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H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分隔符定义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| \ ^ &amp;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4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7.1.4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密码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2"/>
              </w:rPr>
              <w:t>PSWD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20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7.1.5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发送端名称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BC1200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20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7.1.10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接收端名称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Lis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20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7.1.14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处理方式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2"/>
              </w:rPr>
              <w:t>P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7.1.13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协议版本号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2"/>
              </w:rPr>
              <w:t>E1394-97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7.1.14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日期</w:t>
            </w:r>
          </w:p>
        </w:tc>
        <w:tc>
          <w:tcPr>
            <w:tcW w:w="1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YYYYMMDD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14</w:t>
            </w:r>
          </w:p>
        </w:tc>
        <w:tc>
          <w:tcPr>
            <w:tcW w:w="1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Cs/>
                <w:sz w:val="21"/>
                <w:szCs w:val="21"/>
              </w:rPr>
              <w:t>是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5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</w:p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204" name="图片 3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4" name="图片 320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numPr>
                <w:ilvl w:val="0"/>
                <w:numId w:val="5"/>
              </w:numPr>
              <w:ind w:firstLineChars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协议中总共有14个字段，此处只列出本系统所需的字段，其他字段在实际通信过程中可以补充上去，系统也能自动识别。如果有不填写的字段也要跟例子中所写一样，用“|”分隔符将不同字段分隔开。</w:t>
            </w:r>
          </w:p>
          <w:p>
            <w:pPr>
              <w:pStyle w:val="53"/>
              <w:numPr>
                <w:ilvl w:val="0"/>
                <w:numId w:val="5"/>
              </w:numPr>
              <w:ind w:firstLineChars="0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消息记录末尾的&lt;CR&gt;是必须的，每一条消息记录的末尾都需添加此分隔符，用于表示每条记录的结束。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病人信息记录（P）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这部分内容对应ASTM E1394的第8节。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每一个病人相关的信息都需要由这条记录来描述。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例子：</w:t>
      </w:r>
    </w:p>
    <w:p>
      <w:pPr>
        <w:tabs>
          <w:tab w:val="left" w:pos="645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P|1||||ABC|||F &lt;CR&gt;</w:t>
      </w:r>
    </w:p>
    <w:p>
      <w:pPr>
        <w:tabs>
          <w:tab w:val="left" w:pos="7200"/>
        </w:tabs>
        <w:jc w:val="left"/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6病人信息记录</w:t>
      </w:r>
    </w:p>
    <w:tbl>
      <w:tblPr>
        <w:tblStyle w:val="34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993"/>
        <w:gridCol w:w="2211"/>
        <w:gridCol w:w="1464"/>
        <w:gridCol w:w="1415"/>
        <w:gridCol w:w="17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E1394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ASTM字段名称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最大长度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是否必填项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8.1.1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消息类型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P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8.1.2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序列号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1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6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8.1.6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病人名称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ABC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30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8.1.9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性别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M,F,U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</w:tbl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5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</w:p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206" name="图片 3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6" name="图片 320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numPr>
                <w:ilvl w:val="0"/>
                <w:numId w:val="6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因为只有第一和第二字段是必须的，所以系统中一般写成下面格式：P|1 &lt;CR&gt;。</w:t>
            </w:r>
          </w:p>
          <w:p>
            <w:pPr>
              <w:pStyle w:val="53"/>
              <w:numPr>
                <w:ilvl w:val="0"/>
                <w:numId w:val="6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协议中总共有35个字段，此处只列出本系统所需的字段，其他字段在实际通信过程中可以补充上去，系统也能自动识别</w:t>
            </w:r>
          </w:p>
          <w:p>
            <w:pPr>
              <w:pStyle w:val="53"/>
              <w:numPr>
                <w:ilvl w:val="0"/>
                <w:numId w:val="6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消息记录末尾的&lt;CR&gt;是必须的，每一条消息记录的末尾都需添加此分隔符，用于表示每条记录的结束。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65" w:name="_Toc320530165"/>
      <w:bookmarkStart w:id="66" w:name="_Toc353267153"/>
      <w:bookmarkStart w:id="67" w:name="_Toc517854545"/>
      <w:bookmarkStart w:id="68" w:name="_Toc34637467"/>
      <w:bookmarkStart w:id="69" w:name="_Toc320530532"/>
      <w:bookmarkStart w:id="70" w:name="_Toc5113339"/>
      <w:bookmarkStart w:id="71" w:name="_Toc320529968"/>
      <w:bookmarkStart w:id="72" w:name="_Toc34639010"/>
      <w:r>
        <w:rPr>
          <w:rFonts w:asciiTheme="majorBidi" w:hAnsiTheme="majorBidi" w:cstheme="majorBidi"/>
        </w:rPr>
        <w:t>测试项目记录（O）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这部分内容对应ASTM E1394的第9节。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每一个测试项目信息都需要由这条记录来描述。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例子：</w:t>
      </w:r>
    </w:p>
    <w:p>
      <w:pPr>
        <w:pStyle w:val="5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O|1|1234567||^^^ALT^^1:50|R&lt;CR&gt;</w:t>
      </w:r>
    </w:p>
    <w:p>
      <w:pPr>
        <w:tabs>
          <w:tab w:val="left" w:pos="7200"/>
        </w:tabs>
        <w:jc w:val="left"/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7测试项目记录</w:t>
      </w:r>
    </w:p>
    <w:tbl>
      <w:tblPr>
        <w:tblStyle w:val="34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"/>
        <w:gridCol w:w="563"/>
        <w:gridCol w:w="851"/>
        <w:gridCol w:w="2132"/>
        <w:gridCol w:w="1464"/>
        <w:gridCol w:w="1415"/>
        <w:gridCol w:w="17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E1394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ASTM字段名称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最大长度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是否必填项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9.1.1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消息类型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O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9.1.2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序列号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1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6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9.1.3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样本号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1"/>
              </w:rPr>
              <w:t>1234567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22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4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56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5.4</w:t>
            </w:r>
          </w:p>
        </w:tc>
        <w:tc>
          <w:tcPr>
            <w:tcW w:w="85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9.1.5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测试项目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ALT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30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4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</w:p>
        </w:tc>
        <w:tc>
          <w:tcPr>
            <w:tcW w:w="5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5.6</w:t>
            </w:r>
          </w:p>
        </w:tc>
        <w:tc>
          <w:tcPr>
            <w:tcW w:w="85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commentRangeStart w:id="1"/>
            <w:r>
              <w:rPr>
                <w:rFonts w:asciiTheme="majorBidi" w:hAnsiTheme="majorBidi" w:cstheme="majorBidi"/>
                <w:sz w:val="21"/>
                <w:szCs w:val="21"/>
              </w:rPr>
              <w:t>稀释比例</w:t>
            </w:r>
            <w:commentRangeEnd w:id="1"/>
            <w:r>
              <w:rPr>
                <w:rStyle w:val="39"/>
                <w:rFonts w:asciiTheme="majorBidi" w:hAnsiTheme="majorBidi" w:eastAsiaTheme="minorEastAsia" w:cstheme="majorBidi"/>
                <w:color w:val="auto"/>
                <w:kern w:val="2"/>
              </w:rPr>
              <w:commentReference w:id="1"/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kern w:val="2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1"/>
              </w:rPr>
              <w:t>1:50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30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9.1.6</w:t>
            </w:r>
          </w:p>
        </w:tc>
        <w:tc>
          <w:tcPr>
            <w:tcW w:w="2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优先级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S,R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6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</w:p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208" name="图片 3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" name="图片 320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commentRangeStart w:id="2"/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  <w:commentRangeEnd w:id="2"/>
            <w:r>
              <w:rPr>
                <w:rStyle w:val="39"/>
                <w:rFonts w:asciiTheme="majorBidi" w:hAnsiTheme="majorBidi" w:cstheme="majorBidi"/>
              </w:rPr>
              <w:commentReference w:id="2"/>
            </w:r>
          </w:p>
          <w:p>
            <w:pPr>
              <w:pStyle w:val="53"/>
              <w:numPr>
                <w:ilvl w:val="0"/>
                <w:numId w:val="7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第6个字段“优先级”中S是急诊，R是常规，通常使用R。</w:t>
            </w:r>
          </w:p>
          <w:p>
            <w:pPr>
              <w:pStyle w:val="53"/>
              <w:numPr>
                <w:ilvl w:val="0"/>
                <w:numId w:val="7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协议中总共有31个字段，此处只列出本系统所需的字段，其他字段在实际通信过程中可以补充上去，系统也能自动识别。</w:t>
            </w:r>
          </w:p>
          <w:p>
            <w:pPr>
              <w:pStyle w:val="53"/>
              <w:numPr>
                <w:ilvl w:val="0"/>
                <w:numId w:val="7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消息记录末尾的&lt;CR&gt;是必须的，每一条消息记录的末尾都需添加此分隔符，用于表示每条记录的结束。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73" w:name="_Toc34637468"/>
      <w:bookmarkStart w:id="74" w:name="_Toc5113340"/>
      <w:bookmarkStart w:id="75" w:name="_Toc34639011"/>
      <w:bookmarkStart w:id="76" w:name="_Toc320530166"/>
      <w:bookmarkStart w:id="77" w:name="_Toc517854546"/>
      <w:bookmarkStart w:id="78" w:name="_Toc320530533"/>
      <w:bookmarkStart w:id="79" w:name="_Toc353267154"/>
      <w:bookmarkStart w:id="80" w:name="_Toc320529969"/>
      <w:r>
        <w:rPr>
          <w:rFonts w:asciiTheme="majorBidi" w:hAnsiTheme="majorBidi" w:cstheme="majorBidi"/>
        </w:rPr>
        <w:t>结果记录（R）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这部分内容对应ASTM E1394的第10节。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每条测试结果信息都需要由这条记录来描述。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例子：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R|1|^^^ALT^^1:50|115.3|pg/mL|0 </w:t>
      </w:r>
      <w:del w:id="0" w:author="zrj [2]" w:date="2020-04-09T08:54:59Z">
        <w:r>
          <w:rPr>
            <w:rFonts w:hint="default" w:asciiTheme="majorBidi" w:hAnsiTheme="majorBidi" w:cstheme="majorBidi"/>
            <w:lang w:val="en-US"/>
          </w:rPr>
          <w:delText>to</w:delText>
        </w:r>
      </w:del>
      <w:ins w:id="1" w:author="zrj [2]" w:date="2020-04-09T08:54:59Z">
        <w:r>
          <w:rPr>
            <w:rFonts w:hint="eastAsia" w:asciiTheme="majorBidi" w:hAnsiTheme="majorBidi" w:cstheme="majorBidi"/>
            <w:lang w:val="en-US" w:eastAsia="zh-CN"/>
          </w:rPr>
          <w:t>-</w:t>
        </w:r>
      </w:ins>
      <w:r>
        <w:rPr>
          <w:rFonts w:asciiTheme="majorBidi" w:hAnsiTheme="majorBidi" w:cstheme="majorBidi"/>
        </w:rPr>
        <w:t xml:space="preserve"> 200|N||||||20180326172956&lt;CR&gt;</w:t>
      </w:r>
    </w:p>
    <w:p>
      <w:pPr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8结果记录</w:t>
      </w:r>
    </w:p>
    <w:tbl>
      <w:tblPr>
        <w:tblStyle w:val="34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"/>
        <w:gridCol w:w="567"/>
        <w:gridCol w:w="1134"/>
        <w:gridCol w:w="1849"/>
        <w:gridCol w:w="1464"/>
        <w:gridCol w:w="1415"/>
        <w:gridCol w:w="17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E1394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ASTM字段名称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最大长度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是否必填项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10.1.1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消息类型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R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10.1.2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序列号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1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5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3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3.4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10.1.3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commentRangeStart w:id="3"/>
            <w:r>
              <w:rPr>
                <w:rFonts w:asciiTheme="majorBidi" w:hAnsiTheme="majorBidi" w:cstheme="majorBidi"/>
                <w:sz w:val="21"/>
                <w:szCs w:val="21"/>
              </w:rPr>
              <w:t>测试项目</w:t>
            </w:r>
            <w:commentRangeEnd w:id="3"/>
            <w:r>
              <w:rPr>
                <w:rStyle w:val="39"/>
                <w:rFonts w:asciiTheme="majorBidi" w:hAnsiTheme="majorBidi" w:eastAsiaTheme="minorEastAsia" w:cstheme="majorBidi"/>
                <w:color w:val="auto"/>
                <w:kern w:val="2"/>
              </w:rPr>
              <w:commentReference w:id="3"/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ALT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33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</w:p>
        </w:tc>
        <w:tc>
          <w:tcPr>
            <w:tcW w:w="56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3.6</w:t>
            </w:r>
          </w:p>
        </w:tc>
        <w:tc>
          <w:tcPr>
            <w:tcW w:w="113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10.1.3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commentRangeStart w:id="4"/>
            <w:r>
              <w:rPr>
                <w:rFonts w:asciiTheme="majorBidi" w:hAnsiTheme="majorBidi" w:cstheme="majorBidi"/>
                <w:sz w:val="21"/>
                <w:szCs w:val="21"/>
              </w:rPr>
              <w:t>稀释比例</w:t>
            </w:r>
            <w:commentRangeEnd w:id="4"/>
            <w:r>
              <w:rPr>
                <w:rStyle w:val="39"/>
                <w:rFonts w:asciiTheme="majorBidi" w:hAnsiTheme="majorBidi" w:eastAsiaTheme="minorEastAsia" w:cstheme="majorBidi"/>
                <w:color w:val="auto"/>
                <w:kern w:val="2"/>
              </w:rPr>
              <w:commentReference w:id="4"/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kern w:val="2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1"/>
              </w:rPr>
              <w:t>1:50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10.1.4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结果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115.3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12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10.1.5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单位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pg/mL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10.1.6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commentRangeStart w:id="5"/>
            <w:r>
              <w:rPr>
                <w:rFonts w:asciiTheme="majorBidi" w:hAnsiTheme="majorBidi" w:cstheme="majorBidi"/>
                <w:sz w:val="21"/>
                <w:szCs w:val="21"/>
              </w:rPr>
              <w:t>参考范围</w:t>
            </w:r>
            <w:commentRangeEnd w:id="5"/>
            <w:r>
              <w:commentReference w:id="5"/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1"/>
              </w:rPr>
              <w:t xml:space="preserve">0 </w:t>
            </w:r>
            <w:del w:id="2" w:author="zrj [2]" w:date="2020-04-09T08:54:45Z">
              <w:r>
                <w:rPr>
                  <w:rFonts w:hint="default" w:asciiTheme="majorBidi" w:hAnsiTheme="majorBidi" w:cstheme="majorBidi"/>
                  <w:kern w:val="2"/>
                  <w:sz w:val="21"/>
                  <w:szCs w:val="21"/>
                  <w:lang w:val="en-US"/>
                </w:rPr>
                <w:delText>to</w:delText>
              </w:r>
            </w:del>
            <w:ins w:id="3" w:author="zrj [2]" w:date="2020-04-09T08:54:45Z">
              <w:r>
                <w:rPr>
                  <w:rFonts w:hint="eastAsia" w:asciiTheme="majorBidi" w:hAnsiTheme="majorBidi" w:cstheme="majorBidi"/>
                  <w:kern w:val="2"/>
                  <w:sz w:val="21"/>
                  <w:szCs w:val="21"/>
                  <w:lang w:val="en-US" w:eastAsia="zh-CN"/>
                </w:rPr>
                <w:t>-</w:t>
              </w:r>
            </w:ins>
            <w:r>
              <w:rPr>
                <w:rFonts w:asciiTheme="majorBidi" w:hAnsiTheme="majorBidi" w:cstheme="majorBidi"/>
                <w:kern w:val="2"/>
                <w:sz w:val="21"/>
                <w:szCs w:val="21"/>
              </w:rPr>
              <w:t xml:space="preserve"> </w:t>
            </w:r>
            <w:r>
              <w:rPr>
                <w:rFonts w:asciiTheme="majorBidi" w:hAnsiTheme="majorBidi" w:cstheme="majorBidi"/>
                <w:sz w:val="21"/>
                <w:szCs w:val="21"/>
              </w:rPr>
              <w:t>200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30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10.1.7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结果标记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hint="default" w:eastAsia="宋体" w:asciiTheme="majorBidi" w:hAnsiTheme="majorBidi" w:cstheme="majorBidi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Bidi" w:hAnsiTheme="majorBidi" w:cstheme="majorBidi"/>
                <w:sz w:val="21"/>
                <w:szCs w:val="21"/>
                <w:lang w:val="en-US" w:eastAsia="zh-CN"/>
              </w:rPr>
              <w:t>&lt;,</w:t>
            </w:r>
            <w:r>
              <w:rPr>
                <w:rFonts w:asciiTheme="majorBidi" w:hAnsiTheme="majorBidi" w:cstheme="majorBidi"/>
                <w:sz w:val="21"/>
                <w:szCs w:val="21"/>
              </w:rPr>
              <w:t>L,H,N</w:t>
            </w:r>
            <w:r>
              <w:rPr>
                <w:rFonts w:hint="eastAsia" w:asciiTheme="majorBidi" w:hAnsiTheme="majorBidi" w:cstheme="majorBidi"/>
                <w:sz w:val="21"/>
                <w:szCs w:val="21"/>
                <w:lang w:val="en-US" w:eastAsia="zh-CN"/>
              </w:rPr>
              <w:t>,&gt;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9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10.1.13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测试完成时间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YYYYMMDDHHMMSS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14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否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907" w:type="dxa"/>
        <w:tblInd w:w="2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77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5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</w:p>
          <w:p>
            <w:pPr>
              <w:rPr>
                <w:rFonts w:asciiTheme="majorBidi" w:hAnsiTheme="majorBidi" w:cstheme="majorBidi"/>
                <w:b/>
              </w:rPr>
            </w:pPr>
          </w:p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209" name="图片 3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9" name="图片 3209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numPr>
                <w:ilvl w:val="0"/>
                <w:numId w:val="8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第7个字段“结果标记”中</w:t>
            </w:r>
            <w:ins w:id="4" w:author="zrj [2]" w:date="2020-04-09T08:56:42Z">
              <w:r>
                <w:rPr>
                  <w:rFonts w:hint="eastAsia" w:asciiTheme="majorBidi" w:hAnsiTheme="majorBidi" w:cstheme="majorBidi"/>
                  <w:lang w:val="en-US" w:eastAsia="zh-CN"/>
                </w:rPr>
                <w:t>&lt;</w:t>
              </w:r>
            </w:ins>
            <w:ins w:id="5" w:author="zrj [2]" w:date="2020-04-09T08:56:47Z">
              <w:r>
                <w:rPr>
                  <w:rFonts w:hint="eastAsia" w:asciiTheme="majorBidi" w:hAnsiTheme="majorBidi" w:cstheme="majorBidi"/>
                  <w:lang w:val="en-US" w:eastAsia="zh-CN"/>
                </w:rPr>
                <w:t>为</w:t>
              </w:r>
            </w:ins>
            <w:ins w:id="6" w:author="zrj [2]" w:date="2020-04-09T08:56:49Z">
              <w:r>
                <w:rPr>
                  <w:rFonts w:hint="eastAsia" w:asciiTheme="majorBidi" w:hAnsiTheme="majorBidi" w:cstheme="majorBidi"/>
                  <w:lang w:val="en-US" w:eastAsia="zh-CN"/>
                </w:rPr>
                <w:t>低于</w:t>
              </w:r>
            </w:ins>
            <w:ins w:id="7" w:author="zrj [2]" w:date="2020-04-09T08:56:51Z">
              <w:r>
                <w:rPr>
                  <w:rFonts w:hint="eastAsia" w:asciiTheme="majorBidi" w:hAnsiTheme="majorBidi" w:cstheme="majorBidi"/>
                  <w:lang w:val="en-US" w:eastAsia="zh-CN"/>
                </w:rPr>
                <w:t>线性</w:t>
              </w:r>
            </w:ins>
            <w:ins w:id="8" w:author="zrj [2]" w:date="2020-04-09T08:56:53Z">
              <w:r>
                <w:rPr>
                  <w:rFonts w:hint="eastAsia" w:asciiTheme="majorBidi" w:hAnsiTheme="majorBidi" w:cstheme="majorBidi"/>
                  <w:lang w:val="en-US" w:eastAsia="zh-CN"/>
                </w:rPr>
                <w:t>范围</w:t>
              </w:r>
            </w:ins>
            <w:ins w:id="9" w:author="zrj [2]" w:date="2020-04-09T08:57:18Z">
              <w:r>
                <w:rPr>
                  <w:rFonts w:hint="eastAsia" w:asciiTheme="majorBidi" w:hAnsiTheme="majorBidi" w:cstheme="majorBidi"/>
                  <w:lang w:val="en-US" w:eastAsia="zh-CN"/>
                </w:rPr>
                <w:t>值</w:t>
              </w:r>
            </w:ins>
            <w:ins w:id="10" w:author="zrj [2]" w:date="2020-04-09T08:56:54Z">
              <w:r>
                <w:rPr>
                  <w:rFonts w:hint="eastAsia" w:asciiTheme="majorBidi" w:hAnsiTheme="majorBidi" w:cstheme="majorBidi"/>
                  <w:lang w:val="en-US" w:eastAsia="zh-CN"/>
                </w:rPr>
                <w:t>，</w:t>
              </w:r>
            </w:ins>
            <w:r>
              <w:rPr>
                <w:rFonts w:asciiTheme="majorBidi" w:hAnsiTheme="majorBidi" w:cstheme="majorBidi"/>
              </w:rPr>
              <w:t>L为低于正常值，H为高于正常值，N为正常</w:t>
            </w:r>
            <w:ins w:id="11" w:author="zrj [2]" w:date="2020-04-09T08:57:23Z">
              <w:r>
                <w:rPr>
                  <w:rFonts w:hint="eastAsia" w:asciiTheme="majorBidi" w:hAnsiTheme="majorBidi" w:cstheme="majorBidi"/>
                  <w:lang w:eastAsia="zh-CN"/>
                </w:rPr>
                <w:t>，</w:t>
              </w:r>
            </w:ins>
            <w:ins w:id="12" w:author="zrj [2]" w:date="2020-04-09T08:57:24Z">
              <w:r>
                <w:rPr>
                  <w:rFonts w:hint="eastAsia" w:asciiTheme="majorBidi" w:hAnsiTheme="majorBidi" w:cstheme="majorBidi"/>
                  <w:lang w:val="en-US" w:eastAsia="zh-CN"/>
                </w:rPr>
                <w:t>&gt;</w:t>
              </w:r>
            </w:ins>
            <w:ins w:id="13" w:author="zrj [2]" w:date="2020-04-09T08:57:26Z">
              <w:r>
                <w:rPr>
                  <w:rFonts w:hint="eastAsia" w:asciiTheme="majorBidi" w:hAnsiTheme="majorBidi" w:cstheme="majorBidi"/>
                  <w:lang w:val="en-US" w:eastAsia="zh-CN"/>
                </w:rPr>
                <w:t>为</w:t>
              </w:r>
            </w:ins>
            <w:ins w:id="14" w:author="zrj [2]" w:date="2020-04-09T08:57:28Z">
              <w:r>
                <w:rPr>
                  <w:rFonts w:hint="eastAsia" w:asciiTheme="majorBidi" w:hAnsiTheme="majorBidi" w:cstheme="majorBidi"/>
                  <w:lang w:val="en-US" w:eastAsia="zh-CN"/>
                </w:rPr>
                <w:t>高于</w:t>
              </w:r>
            </w:ins>
            <w:ins w:id="15" w:author="zrj [2]" w:date="2020-04-09T08:57:29Z">
              <w:r>
                <w:rPr>
                  <w:rFonts w:hint="eastAsia" w:asciiTheme="majorBidi" w:hAnsiTheme="majorBidi" w:cstheme="majorBidi"/>
                  <w:lang w:val="en-US" w:eastAsia="zh-CN"/>
                </w:rPr>
                <w:t>线性</w:t>
              </w:r>
            </w:ins>
            <w:ins w:id="16" w:author="zrj [2]" w:date="2020-04-09T08:57:30Z">
              <w:r>
                <w:rPr>
                  <w:rFonts w:hint="eastAsia" w:asciiTheme="majorBidi" w:hAnsiTheme="majorBidi" w:cstheme="majorBidi"/>
                  <w:lang w:val="en-US" w:eastAsia="zh-CN"/>
                </w:rPr>
                <w:t>范围</w:t>
              </w:r>
            </w:ins>
            <w:ins w:id="17" w:author="zrj [2]" w:date="2020-04-09T08:57:31Z">
              <w:r>
                <w:rPr>
                  <w:rFonts w:hint="eastAsia" w:asciiTheme="majorBidi" w:hAnsiTheme="majorBidi" w:cstheme="majorBidi"/>
                  <w:lang w:val="en-US" w:eastAsia="zh-CN"/>
                </w:rPr>
                <w:t>值</w:t>
              </w:r>
            </w:ins>
            <w:bookmarkStart w:id="197" w:name="_GoBack"/>
            <w:bookmarkEnd w:id="197"/>
            <w:r>
              <w:rPr>
                <w:rFonts w:asciiTheme="majorBidi" w:hAnsiTheme="majorBidi" w:cstheme="majorBidi"/>
              </w:rPr>
              <w:t>。</w:t>
            </w:r>
          </w:p>
          <w:p>
            <w:pPr>
              <w:pStyle w:val="53"/>
              <w:numPr>
                <w:ilvl w:val="0"/>
                <w:numId w:val="8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协议中总共有14个字段，此处只列出本系统所需的字段，其他字段在实际通信过程中可以补充上去，系统也能自动识别。</w:t>
            </w:r>
          </w:p>
          <w:p>
            <w:pPr>
              <w:pStyle w:val="53"/>
              <w:numPr>
                <w:ilvl w:val="0"/>
                <w:numId w:val="8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消息记录末尾的&lt;CR&gt;是必须的，每一条消息记录的末尾都需添加此分隔符，用于表示每条记录的结束。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81" w:name="_Toc34639012"/>
      <w:bookmarkStart w:id="82" w:name="_Toc320530167"/>
      <w:bookmarkStart w:id="83" w:name="_Toc517854547"/>
      <w:bookmarkStart w:id="84" w:name="_Toc320529970"/>
      <w:bookmarkStart w:id="85" w:name="_Toc5113341"/>
      <w:bookmarkStart w:id="86" w:name="_Toc353267155"/>
      <w:bookmarkStart w:id="87" w:name="_Toc34637469"/>
      <w:bookmarkStart w:id="88" w:name="_Toc320530534"/>
      <w:r>
        <w:rPr>
          <w:rFonts w:asciiTheme="majorBidi" w:hAnsiTheme="majorBidi" w:cstheme="majorBidi"/>
        </w:rPr>
        <w:t>请求信息记录（Q）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这部分内容对应ASTM E1394的第12节。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用于仪器向本系统请求样本对应的项目信息。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例子：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Q|1|^1234567||ALL||||||||O&lt;CR&gt;</w:t>
      </w:r>
    </w:p>
    <w:p>
      <w:pPr>
        <w:tabs>
          <w:tab w:val="left" w:pos="7200"/>
        </w:tabs>
        <w:jc w:val="left"/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9请求信息记录</w:t>
      </w:r>
    </w:p>
    <w:tbl>
      <w:tblPr>
        <w:tblStyle w:val="34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993"/>
        <w:gridCol w:w="2211"/>
        <w:gridCol w:w="1464"/>
        <w:gridCol w:w="1415"/>
        <w:gridCol w:w="17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E1394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ASTM字段名称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最大长度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是否必填项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12.1.1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消息类型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Q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12.1.2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序列号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1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6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3.2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12.1.3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样本号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kern w:val="2"/>
                <w:sz w:val="21"/>
                <w:szCs w:val="22"/>
              </w:rPr>
              <w:t>1234567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22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12.1.5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所有测试项目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ALL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10.1.13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请求信息状态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O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5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</w:p>
          <w:p>
            <w:pPr>
              <w:rPr>
                <w:rFonts w:asciiTheme="majorBidi" w:hAnsiTheme="majorBidi" w:cstheme="majorBidi"/>
                <w:b/>
              </w:rPr>
            </w:pPr>
          </w:p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211" name="图片 3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" name="图片 32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numPr>
                <w:ilvl w:val="0"/>
                <w:numId w:val="9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协议中总共有13个字段，此处只列出本系统所需的字段，其他字段在实际通信过程中可以补充上去，系统也能自动识别。</w:t>
            </w:r>
          </w:p>
          <w:p>
            <w:pPr>
              <w:pStyle w:val="53"/>
              <w:numPr>
                <w:ilvl w:val="0"/>
                <w:numId w:val="9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消息记录末尾的&lt;CR&gt;是必须的，每一条消息记录的末尾都需添加此分隔符，用于表示每条记录的结束。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89" w:name="_Toc34637470"/>
      <w:bookmarkStart w:id="90" w:name="_Toc5113342"/>
      <w:bookmarkStart w:id="91" w:name="_Toc517854548"/>
      <w:bookmarkStart w:id="92" w:name="_Toc34639013"/>
      <w:bookmarkStart w:id="93" w:name="_Toc320529971"/>
      <w:bookmarkStart w:id="94" w:name="_Toc320530168"/>
      <w:bookmarkStart w:id="95" w:name="_Toc320530535"/>
      <w:bookmarkStart w:id="96" w:name="_Toc353267156"/>
      <w:r>
        <w:rPr>
          <w:rFonts w:asciiTheme="majorBidi" w:hAnsiTheme="majorBidi" w:cstheme="majorBidi"/>
        </w:rPr>
        <w:t>消息终止记录（L）</w:t>
      </w:r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这部分内容对应ASTM E1394的第13节。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用于所有传输记录的最后一条，表示传输完成。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例子：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L|1|N&lt;CR&gt;</w:t>
      </w:r>
    </w:p>
    <w:p>
      <w:pPr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/>
        </w:rPr>
      </w:pPr>
      <w:r>
        <w:rPr>
          <w:rFonts w:asciiTheme="majorBidi" w:hAnsiTheme="majorBidi"/>
        </w:rPr>
        <w:t>表 A.2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10消息终止记录</w:t>
      </w:r>
    </w:p>
    <w:tbl>
      <w:tblPr>
        <w:tblStyle w:val="34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993"/>
        <w:gridCol w:w="2211"/>
        <w:gridCol w:w="1464"/>
        <w:gridCol w:w="1415"/>
        <w:gridCol w:w="179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E1394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ASTM字段名称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最大长度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是否必填项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13.1.1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消息类型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L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13.1.2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序列号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1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6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13.1.3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终止代码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color w:val="auto"/>
                <w:sz w:val="21"/>
                <w:szCs w:val="21"/>
              </w:rPr>
            </w:pPr>
            <w:r>
              <w:rPr>
                <w:rFonts w:asciiTheme="majorBidi" w:hAnsiTheme="majorBidi" w:cstheme="majorBidi"/>
                <w:color w:val="auto"/>
                <w:sz w:val="21"/>
                <w:szCs w:val="21"/>
              </w:rPr>
              <w:t>N</w:t>
            </w:r>
          </w:p>
        </w:tc>
        <w:tc>
          <w:tcPr>
            <w:tcW w:w="14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sz w:val="21"/>
                <w:szCs w:val="21"/>
              </w:rPr>
              <w:t>1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69"/>
              <w:jc w:val="center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是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212" name="图片 3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" name="图片 32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消息记录末尾的&lt;CR&gt;是必须的，每一条消息记录的末尾都需添加此分隔符，用于表示每条记录的结束。</w:t>
            </w:r>
          </w:p>
        </w:tc>
      </w:tr>
    </w:tbl>
    <w:p>
      <w:pPr>
        <w:pStyle w:val="90"/>
        <w:rPr>
          <w:rFonts w:asciiTheme="majorBidi" w:hAnsiTheme="majorBidi"/>
        </w:rPr>
      </w:pPr>
      <w:bookmarkStart w:id="97" w:name="_Toc5113343"/>
      <w:bookmarkStart w:id="98" w:name="_Toc517854549"/>
      <w:bookmarkStart w:id="99" w:name="_Toc353267157"/>
      <w:bookmarkStart w:id="100" w:name="_Toc320530169"/>
      <w:bookmarkStart w:id="101" w:name="_Toc34639014"/>
      <w:bookmarkStart w:id="102" w:name="_Toc320529972"/>
      <w:bookmarkStart w:id="103" w:name="_Toc320530536"/>
      <w:bookmarkStart w:id="104" w:name="_Toc34637471"/>
      <w:r>
        <w:rPr>
          <w:rFonts w:hint="eastAsia" w:eastAsia="宋体" w:cs="宋体"/>
        </w:rPr>
        <w:t>例子说明</w:t>
      </w:r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p>
      <w:pPr>
        <w:pStyle w:val="103"/>
        <w:outlineLvl w:val="3"/>
        <w:rPr>
          <w:rFonts w:asciiTheme="majorBidi" w:hAnsiTheme="majorBidi" w:cstheme="majorBidi"/>
        </w:rPr>
      </w:pPr>
      <w:bookmarkStart w:id="105" w:name="_Toc320530538"/>
      <w:bookmarkStart w:id="106" w:name="_Toc5113344"/>
      <w:bookmarkStart w:id="107" w:name="_Toc34639015"/>
      <w:bookmarkStart w:id="108" w:name="_Toc320530171"/>
      <w:bookmarkStart w:id="109" w:name="_Toc353267159"/>
      <w:bookmarkStart w:id="110" w:name="_Toc517854550"/>
      <w:bookmarkStart w:id="111" w:name="_Toc320529974"/>
      <w:bookmarkStart w:id="112" w:name="_Ref512019857"/>
      <w:bookmarkStart w:id="113" w:name="_Toc34637472"/>
      <w:r>
        <w:rPr>
          <w:rFonts w:asciiTheme="majorBidi" w:hAnsiTheme="majorBidi" w:eastAsiaTheme="minorEastAsia" w:cstheme="majorBidi"/>
        </w:rPr>
        <w:t>请求</w:t>
      </w:r>
      <w:r>
        <w:rPr>
          <w:rFonts w:asciiTheme="majorBidi" w:hAnsiTheme="majorBidi" w:cstheme="majorBidi"/>
        </w:rPr>
        <w:t>测试项目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实际传输内容：</w:t>
      </w:r>
    </w:p>
    <w:p>
      <w:pPr>
        <w:ind w:firstLine="422" w:firstLineChars="200"/>
        <w:rPr>
          <w:rFonts w:asciiTheme="majorBidi" w:hAnsiTheme="majorBidi" w:cstheme="majorBidi"/>
          <w:b/>
        </w:rPr>
      </w:pPr>
    </w:p>
    <w:p>
      <w:pPr>
        <w:ind w:left="1134" w:right="111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mc:AlternateContent>
          <mc:Choice Requires="wps">
            <w:drawing>
              <wp:inline distT="0" distB="0" distL="0" distR="0">
                <wp:extent cx="4355465" cy="2289175"/>
                <wp:effectExtent l="5715" t="5715" r="10795" b="10160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5465" cy="228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&lt;--&lt;ENQ&gt;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  <w:p>
                            <w:r>
                              <w:t>&lt;--&lt;STX&gt;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  <w:p>
                            <w:r>
                              <w:t>&lt;--H|\^&amp;||PSWD|BC1200|||||Lis||P|E1394-97|201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0323&lt;CR&gt;</w:t>
                            </w:r>
                          </w:p>
                          <w:p>
                            <w:r>
                              <w:t>&lt;--Q|1|^1234567||ALL||||||||O&lt;CR&gt;</w:t>
                            </w:r>
                          </w:p>
                          <w:p>
                            <w:r>
                              <w:t>&lt;--L|1|N&lt;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Cs w:val="21"/>
                              </w:rPr>
                              <w:t>CR</w:t>
                            </w:r>
                            <w:r>
                              <w:t>&gt;</w:t>
                            </w:r>
                          </w:p>
                          <w:p>
                            <w:r>
                              <w:t>&lt;--&lt;ETX&gt;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  <w:p>
                            <w:r>
                              <w:t>&lt;--&lt;EOT&gt;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0.25pt;width:342.95pt;" fillcolor="#FFFFFF" filled="t" stroked="t" coordsize="21600,21600" o:gfxdata="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dFssdcAAAAFAQAADwAAAAAAAAABACAAAAAiAAAAZHJzL2Rvd25yZXYueG1sUEsBAhQAFAAAAAgA&#10;h07iQK8mJWomAgAAOgQAAA4AAAAAAAAAAQAgAAAAJgEAAGRycy9lMm9Eb2MueG1sUEsFBgAAAAAG&#10;AAYAWQEAAL4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t>&lt;--&lt;ENQ&gt;</w:t>
                      </w:r>
                    </w:p>
                    <w:p>
                      <w:r>
                        <w:t>--&gt;&lt;ACK&gt;</w:t>
                      </w:r>
                    </w:p>
                    <w:p>
                      <w:r>
                        <w:t>&lt;--&lt;STX&gt;</w:t>
                      </w:r>
                    </w:p>
                    <w:p>
                      <w:r>
                        <w:t>--&gt;&lt;ACK&gt;</w:t>
                      </w:r>
                    </w:p>
                    <w:p>
                      <w:r>
                        <w:t>&lt;--H|\^&amp;||PSWD|BC1200|||||Lis||P|E1394-97|201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0323&lt;CR&gt;</w:t>
                      </w:r>
                    </w:p>
                    <w:p>
                      <w:r>
                        <w:t>&lt;--Q|1|^1234567||ALL||||||||O&lt;CR&gt;</w:t>
                      </w:r>
                    </w:p>
                    <w:p>
                      <w:r>
                        <w:t>&lt;--L|1|N&lt;</w:t>
                      </w:r>
                      <w:r>
                        <w:rPr>
                          <w:rFonts w:ascii="Arial" w:hAnsi="Arial" w:cs="Arial"/>
                          <w:color w:val="000000"/>
                          <w:szCs w:val="21"/>
                        </w:rPr>
                        <w:t>CR</w:t>
                      </w:r>
                      <w:r>
                        <w:t>&gt;</w:t>
                      </w:r>
                    </w:p>
                    <w:p>
                      <w:r>
                        <w:t>&lt;--&lt;ETX&gt;</w:t>
                      </w:r>
                    </w:p>
                    <w:p>
                      <w:r>
                        <w:t>--&gt;&lt;ACK&gt;</w:t>
                      </w:r>
                    </w:p>
                    <w:p>
                      <w:r>
                        <w:t>&lt;--&lt;EOT&gt;</w:t>
                      </w:r>
                    </w:p>
                    <w:p>
                      <w:r>
                        <w:t>--&gt;&lt;ACK&gt;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3"/>
        <w:rPr>
          <w:rFonts w:asciiTheme="majorBidi" w:hAnsiTheme="majorBidi"/>
          <w:b/>
        </w:rPr>
      </w:pPr>
      <w:r>
        <w:rPr>
          <w:rFonts w:asciiTheme="majorBidi" w:hAnsiTheme="majorBidi"/>
        </w:rPr>
        <w:t>图 A.6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1请求测试项目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传输方向说明：</w:t>
      </w:r>
    </w:p>
    <w:p>
      <w:pPr>
        <w:rPr>
          <w:rFonts w:asciiTheme="majorBidi" w:hAnsiTheme="majorBidi" w:cstheme="majorBidi"/>
          <w:b/>
        </w:rPr>
      </w:pPr>
    </w:p>
    <w:tbl>
      <w:tblPr>
        <w:tblStyle w:val="34"/>
        <w:tblW w:w="4536" w:type="dxa"/>
        <w:tblInd w:w="1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--&gt;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&lt;--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本系统接收</w:t>
            </w:r>
          </w:p>
        </w:tc>
      </w:tr>
    </w:tbl>
    <w:p>
      <w:pPr>
        <w:rPr>
          <w:rFonts w:asciiTheme="majorBidi" w:hAnsiTheme="majorBidi" w:cstheme="majorBidi"/>
          <w:sz w:val="20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其中：</w:t>
      </w:r>
    </w:p>
    <w:p>
      <w:pPr>
        <w:ind w:left="113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mc:AlternateContent>
          <mc:Choice Requires="wps">
            <w:drawing>
              <wp:inline distT="0" distB="0" distL="0" distR="0">
                <wp:extent cx="4469765" cy="586740"/>
                <wp:effectExtent l="5715" t="10795" r="10795" b="8255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976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H|\^&amp;||PSWD|BC1200|||||Lis||P|E1394-97|201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0323&lt;CR&gt;</w:t>
                            </w:r>
                          </w:p>
                          <w:p>
                            <w:r>
                              <w:t>Q|1|^1234567||ALL||||||||O&lt;CR&gt;</w:t>
                            </w:r>
                          </w:p>
                          <w:p>
                            <w:r>
                              <w:t>L|1|N&lt;CR&gt;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6.2pt;width:351.95pt;" fillcolor="#FFFFFF" filled="t" stroked="t" coordsize="21600,21600" o:gfxdata="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2f13y9QA&#10;AAAEAQAADwAAAAAAAAABACAAAAAiAAAAZHJzL2Rvd25yZXYueG1sUEsBAhQAFAAAAAgAh07iQIVG&#10;JwwjAgAAOQQAAA4AAAAAAAAAAQAgAAAAIwEAAGRycy9lMm9Eb2MueG1sUEsFBgAAAAAGAAYAWQEA&#10;ALg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t>H|\^&amp;||PSWD|BC1200|||||Lis||P|E1394-97|201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0323&lt;CR&gt;</w:t>
                      </w:r>
                    </w:p>
                    <w:p>
                      <w:r>
                        <w:t>Q|1|^1234567||ALL||||||||O&lt;CR&gt;</w:t>
                      </w:r>
                    </w:p>
                    <w:p>
                      <w:r>
                        <w:t>L|1|N&lt;CR&gt;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left="1134"/>
        <w:rPr>
          <w:rFonts w:asciiTheme="majorBidi" w:hAnsiTheme="majorBidi" w:cstheme="majorBidi"/>
        </w:rPr>
      </w:pPr>
    </w:p>
    <w:p>
      <w:pPr>
        <w:ind w:firstLine="420" w:firstLineChars="20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上述内容是仪器使用ASTM E1394通信协议向本系统请求样本对应测试项目的消息。上文是请求1234567这个样本对应的测试项目。对应字段的解析可以参考附录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_Ref512019906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A.5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节。</w:t>
      </w:r>
    </w:p>
    <w:p>
      <w:pPr>
        <w:ind w:firstLine="420" w:firstLineChars="200"/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217" name="图片 3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7" name="图片 321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本系统收到此内容后，将返回测试项目信息，见A.6.2节例子。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114" w:name="_Toc5113345"/>
      <w:bookmarkStart w:id="115" w:name="_Toc34637473"/>
      <w:bookmarkStart w:id="116" w:name="_Toc320530539"/>
      <w:bookmarkStart w:id="117" w:name="_Toc320530172"/>
      <w:bookmarkStart w:id="118" w:name="_Toc353267160"/>
      <w:bookmarkStart w:id="119" w:name="_Ref512019891"/>
      <w:bookmarkStart w:id="120" w:name="_Toc34639016"/>
      <w:bookmarkStart w:id="121" w:name="_Toc320529975"/>
      <w:bookmarkStart w:id="122" w:name="_Toc517854551"/>
      <w:r>
        <w:rPr>
          <w:rFonts w:asciiTheme="majorBidi" w:hAnsiTheme="majorBidi" w:eastAsiaTheme="minorEastAsia" w:cstheme="majorBidi"/>
        </w:rPr>
        <w:t>返还</w:t>
      </w:r>
      <w:r>
        <w:rPr>
          <w:rFonts w:asciiTheme="majorBidi" w:hAnsiTheme="majorBidi" w:cstheme="majorBidi"/>
        </w:rPr>
        <w:t>测试项目</w:t>
      </w:r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实际传输内容：</w:t>
      </w:r>
    </w:p>
    <w:p>
      <w:pPr>
        <w:ind w:firstLine="422" w:firstLineChars="200"/>
        <w:rPr>
          <w:rFonts w:asciiTheme="majorBidi" w:hAnsiTheme="majorBidi" w:cstheme="majorBidi"/>
          <w:b/>
        </w:rPr>
      </w:pPr>
    </w:p>
    <w:p>
      <w:pPr>
        <w:ind w:left="1134" w:right="111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mc:AlternateContent>
          <mc:Choice Requires="wps">
            <w:drawing>
              <wp:inline distT="0" distB="0" distL="0" distR="0">
                <wp:extent cx="4131945" cy="2367915"/>
                <wp:effectExtent l="5715" t="11430" r="5715" b="5715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1945" cy="2478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left="-142"/>
                            </w:pPr>
                            <w:r>
                              <w:t>--&gt;&lt;ENQ&gt;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&lt;--&lt;ACK&gt;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--&gt;&lt;STX&gt;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&lt;--&lt;ACK&gt;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--&gt;H|\^&amp;||PSWD|BC1200|||||Lis||P|E1394-97|201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0319&lt;CR&gt;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--&gt;P|1&lt;CR&gt;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--&gt;O|1|1234567||^^^ALT</w:t>
                            </w:r>
                            <w:r>
                              <w:rPr>
                                <w:rFonts w:hint="eastAsia"/>
                              </w:rPr>
                              <w:t>\</w:t>
                            </w:r>
                            <w:r>
                              <w:t>^^^CK|R&lt;CR&gt;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--&gt;L|1|N&lt;CR&gt;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--&gt;&lt;ETX&gt;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t>--&lt;ACK&gt;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t>--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t>&lt;EOT&gt;</w:t>
                            </w:r>
                          </w:p>
                          <w:p>
                            <w:pPr>
                              <w:ind w:left="-142"/>
                            </w:pP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t>--&lt;ACK&gt;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86.45pt;width:325.35pt;" fillcolor="#FFFFFF" filled="t" stroked="t" coordsize="21600,21600" o:gfxdata="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RjdTJ&#10;1QAAAAUBAAAPAAAAAAAAAAEAIAAAACIAAABkcnMvZG93bnJldi54bWxQSwECFAAUAAAACACHTuJA&#10;wGno0SQCAAA6BAAADgAAAAAAAAABACAAAAAkAQAAZHJzL2Uyb0RvYy54bWxQSwUGAAAAAAYABgBZ&#10;AQAAug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left="-142"/>
                      </w:pPr>
                      <w:r>
                        <w:t>--&gt;&lt;ENQ&gt;</w:t>
                      </w:r>
                    </w:p>
                    <w:p>
                      <w:pPr>
                        <w:ind w:left="-142"/>
                      </w:pPr>
                      <w:r>
                        <w:t>&lt;--&lt;ACK&gt;</w:t>
                      </w:r>
                    </w:p>
                    <w:p>
                      <w:pPr>
                        <w:ind w:left="-142"/>
                      </w:pPr>
                      <w:r>
                        <w:t>--&gt;&lt;STX&gt;</w:t>
                      </w:r>
                    </w:p>
                    <w:p>
                      <w:pPr>
                        <w:ind w:left="-142"/>
                      </w:pPr>
                      <w:r>
                        <w:t>&lt;--&lt;ACK&gt;</w:t>
                      </w:r>
                    </w:p>
                    <w:p>
                      <w:pPr>
                        <w:ind w:left="-142"/>
                      </w:pPr>
                      <w:r>
                        <w:t>--&gt;H|\^&amp;||PSWD|BC1200|||||Lis||P|E1394-97|201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0319&lt;CR&gt;</w:t>
                      </w:r>
                    </w:p>
                    <w:p>
                      <w:pPr>
                        <w:ind w:left="-142"/>
                      </w:pPr>
                      <w:r>
                        <w:t>--&gt;P|1&lt;CR&gt;</w:t>
                      </w:r>
                    </w:p>
                    <w:p>
                      <w:pPr>
                        <w:ind w:left="-142"/>
                      </w:pPr>
                      <w:r>
                        <w:t>--&gt;O|1|1234567||^^^ALT</w:t>
                      </w:r>
                      <w:r>
                        <w:rPr>
                          <w:rFonts w:hint="eastAsia"/>
                        </w:rPr>
                        <w:t>\</w:t>
                      </w:r>
                      <w:r>
                        <w:t>^^^CK|R&lt;CR&gt;</w:t>
                      </w:r>
                    </w:p>
                    <w:p>
                      <w:pPr>
                        <w:ind w:left="-142"/>
                      </w:pPr>
                      <w:r>
                        <w:t>--&gt;L|1|N&lt;CR&gt;</w:t>
                      </w:r>
                    </w:p>
                    <w:p>
                      <w:pPr>
                        <w:ind w:left="-142"/>
                      </w:pPr>
                      <w:r>
                        <w:t>--&gt;&lt;ETX&gt;</w:t>
                      </w:r>
                    </w:p>
                    <w:p>
                      <w:pPr>
                        <w:ind w:left="-142"/>
                      </w:pPr>
                      <w:r>
                        <w:rPr>
                          <w:rFonts w:hint="eastAsia"/>
                        </w:rPr>
                        <w:t>&lt;</w:t>
                      </w:r>
                      <w:r>
                        <w:t>--&lt;ACK&gt;</w:t>
                      </w:r>
                    </w:p>
                    <w:p>
                      <w:pPr>
                        <w:ind w:left="-142"/>
                      </w:pPr>
                      <w:r>
                        <w:t>--</w:t>
                      </w:r>
                      <w:r>
                        <w:rPr>
                          <w:rFonts w:hint="eastAsia"/>
                        </w:rPr>
                        <w:t>&gt;</w:t>
                      </w:r>
                      <w:r>
                        <w:t>&lt;EOT&gt;</w:t>
                      </w:r>
                    </w:p>
                    <w:p>
                      <w:pPr>
                        <w:ind w:left="-142"/>
                      </w:pPr>
                      <w:r>
                        <w:rPr>
                          <w:rFonts w:hint="eastAsia"/>
                        </w:rPr>
                        <w:t>&lt;</w:t>
                      </w:r>
                      <w:r>
                        <w:t>--&lt;ACK&gt;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3"/>
        <w:rPr>
          <w:rFonts w:asciiTheme="majorBidi" w:hAnsiTheme="majorBidi"/>
          <w:b/>
        </w:rPr>
      </w:pPr>
      <w:r>
        <w:rPr>
          <w:rFonts w:asciiTheme="majorBidi" w:hAnsiTheme="majorBidi"/>
        </w:rPr>
        <w:t>图 A.6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2返回测试项目</w:t>
      </w:r>
    </w:p>
    <w:p>
      <w:pPr>
        <w:jc w:val="center"/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传输方向说明：</w:t>
      </w:r>
    </w:p>
    <w:p>
      <w:pPr>
        <w:rPr>
          <w:rFonts w:asciiTheme="majorBidi" w:hAnsiTheme="majorBidi" w:cstheme="majorBidi"/>
          <w:b/>
        </w:rPr>
      </w:pPr>
    </w:p>
    <w:tbl>
      <w:tblPr>
        <w:tblStyle w:val="34"/>
        <w:tblW w:w="4536" w:type="dxa"/>
        <w:tblInd w:w="1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--&gt;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&lt;--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本系统接收</w:t>
            </w:r>
          </w:p>
        </w:tc>
      </w:tr>
    </w:tbl>
    <w:p>
      <w:pPr>
        <w:rPr>
          <w:rFonts w:asciiTheme="majorBidi" w:hAnsiTheme="majorBidi" w:cstheme="majorBidi"/>
          <w:sz w:val="20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其中：</w:t>
      </w:r>
    </w:p>
    <w:p>
      <w:pPr>
        <w:ind w:left="113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mc:AlternateContent>
          <mc:Choice Requires="wps">
            <w:drawing>
              <wp:inline distT="0" distB="0" distL="0" distR="0">
                <wp:extent cx="4469765" cy="910590"/>
                <wp:effectExtent l="5715" t="5080" r="10795" b="6350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9765" cy="89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H|\^&amp;||PSWD|BC1200|||||Lis||P|E1394-97|201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0319&lt;CR&gt;</w:t>
                            </w:r>
                          </w:p>
                          <w:p>
                            <w:r>
                              <w:t>P|1&lt;CR&gt;</w:t>
                            </w:r>
                          </w:p>
                          <w:p>
                            <w:r>
                              <w:t>O|1|1234567||^^^ALT</w:t>
                            </w:r>
                            <w:r>
                              <w:rPr>
                                <w:rFonts w:hint="eastAsia"/>
                              </w:rPr>
                              <w:t>\</w:t>
                            </w:r>
                            <w:r>
                              <w:t>^^^CK|R&lt;CR&gt;</w:t>
                            </w:r>
                          </w:p>
                          <w:p>
                            <w:r>
                              <w:t>L|1|N&lt;CR&gt;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1.7pt;width:351.95pt;" fillcolor="#FFFFFF" filled="t" stroked="t" coordsize="21600,21600" o:gfxdata="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hnyaDV&#10;AAAABQEAAA8AAAAAAAAAAQAgAAAAIgAAAGRycy9kb3ducmV2LnhtbFBLAQIUABQAAAAIAIdO4kDI&#10;XEBRIwIAADkEAAAOAAAAAAAAAAEAIAAAACQBAABkcnMvZTJvRG9jLnhtbFBLBQYAAAAABgAGAFkB&#10;AAC5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t>H|\^&amp;||PSWD|BC1200|||||Lis||P|E1394-97|201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0319&lt;CR&gt;</w:t>
                      </w:r>
                    </w:p>
                    <w:p>
                      <w:r>
                        <w:t>P|1&lt;CR&gt;</w:t>
                      </w:r>
                    </w:p>
                    <w:p>
                      <w:r>
                        <w:t>O|1|1234567||^^^ALT</w:t>
                      </w:r>
                      <w:r>
                        <w:rPr>
                          <w:rFonts w:hint="eastAsia"/>
                        </w:rPr>
                        <w:t>\</w:t>
                      </w:r>
                      <w:r>
                        <w:t>^^^CK|R&lt;CR&gt;</w:t>
                      </w:r>
                    </w:p>
                    <w:p>
                      <w:r>
                        <w:t>L|1|N&lt;CR&gt;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rPr>
          <w:rFonts w:asciiTheme="majorBidi" w:hAnsiTheme="majorBidi" w:cstheme="majorBidi"/>
        </w:rPr>
      </w:pPr>
    </w:p>
    <w:p>
      <w:pPr>
        <w:ind w:firstLine="420" w:firstLineChars="20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上述内容是本系统使用ASTM E1394通信协议返回测试项目的消息。上文是返回1234567这个样本对应的测试项目ALT及CK。与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_Ref512019857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A.6.1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章节的请求测试项目对应。对应字段的解析可以参考附录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_Ref512019867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A.5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节。</w:t>
      </w:r>
    </w:p>
    <w:p>
      <w:pPr>
        <w:ind w:firstLine="420" w:firstLineChars="200"/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上述传输内容中的&lt;ACK&gt;由仪器返回，必须在上述所写的位置发送相应的&lt;ACK&gt;命令，否则本系统会认为仪器已经断开连接。</w:t>
            </w:r>
          </w:p>
        </w:tc>
      </w:tr>
    </w:tbl>
    <w:p>
      <w:pPr>
        <w:ind w:firstLine="420" w:firstLineChars="200"/>
        <w:rPr>
          <w:rFonts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23" w:name="_Toc320529973"/>
      <w:bookmarkStart w:id="124" w:name="_Toc517854552"/>
      <w:bookmarkStart w:id="125" w:name="_Toc34639017"/>
      <w:bookmarkStart w:id="126" w:name="_Toc353267158"/>
      <w:bookmarkStart w:id="127" w:name="_Toc320530537"/>
      <w:bookmarkStart w:id="128" w:name="_Toc320530170"/>
      <w:bookmarkStart w:id="129" w:name="_Toc5113346"/>
      <w:bookmarkStart w:id="130" w:name="_Toc34637474"/>
      <w:r>
        <w:rPr>
          <w:rFonts w:asciiTheme="majorBidi" w:hAnsiTheme="majorBidi" w:eastAsiaTheme="minorEastAsia" w:cstheme="majorBidi"/>
        </w:rPr>
        <w:t>传输</w:t>
      </w:r>
      <w:r>
        <w:rPr>
          <w:rFonts w:asciiTheme="majorBidi" w:hAnsiTheme="majorBidi" w:cstheme="majorBidi"/>
        </w:rPr>
        <w:t>结果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实际传输内容：</w:t>
      </w:r>
    </w:p>
    <w:p>
      <w:pPr>
        <w:ind w:firstLine="422" w:firstLineChars="200"/>
        <w:rPr>
          <w:rFonts w:asciiTheme="majorBidi" w:hAnsiTheme="majorBidi" w:cstheme="majorBidi"/>
          <w:b/>
        </w:rPr>
      </w:pPr>
    </w:p>
    <w:p>
      <w:pPr>
        <w:ind w:left="1134" w:right="111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mc:AlternateContent>
          <mc:Choice Requires="wps">
            <w:drawing>
              <wp:inline distT="0" distB="0" distL="0" distR="0">
                <wp:extent cx="4360545" cy="2529840"/>
                <wp:effectExtent l="5715" t="12065" r="5715" b="8890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0545" cy="287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t>&lt;--&lt;ENQ&gt;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  <w:p>
                            <w:r>
                              <w:t>&lt;--&lt;STX&gt;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  <w:p>
                            <w:r>
                              <w:t>&lt;--H|\^&amp;||PSWD|BC1200|||||Lis||P|E1394-97|201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0326&lt;CR&gt;</w:t>
                            </w:r>
                          </w:p>
                          <w:p>
                            <w:r>
                              <w:t>&lt;--P|1&lt;CR&gt;</w:t>
                            </w:r>
                          </w:p>
                          <w:p>
                            <w:r>
                              <w:t>&lt;--O|1|1234567||^^^ALT\^^^CK&lt;CR&gt;</w:t>
                            </w:r>
                          </w:p>
                          <w:p>
                            <w:r>
                              <w:t>&lt;--R|1|^^^ALT|123|pg/mL|0 to 200|N||||||201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0326172956&lt;CR&gt;</w:t>
                            </w:r>
                          </w:p>
                          <w:p>
                            <w:r>
                              <w:t>&lt;--R|2|^^^CK|25.1|pg/mL|0 to 50|N||||||201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0326172956&lt;CR&gt;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&lt;--L|1|N&lt;CR&gt;</w:t>
                            </w:r>
                          </w:p>
                          <w:p>
                            <w:r>
                              <w:t>&lt;--&lt;ETX&gt;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  <w:p>
                            <w:r>
                              <w:t>&lt;--&lt;EOT&gt;</w:t>
                            </w:r>
                          </w:p>
                          <w:p>
                            <w:r>
                              <w:t>--&gt;&lt;ACK&gt;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9.2pt;width:343.35pt;" fillcolor="#FFFFFF" filled="t" stroked="t" coordsize="21600,21600" o:gfxdata="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QENEe&#10;1gAAAAUBAAAPAAAAAAAAAAEAIAAAACIAAABkcnMvZG93bnJldi54bWxQSwECFAAUAAAACACHTuJA&#10;Ci/9ACMCAAA6BAAADgAAAAAAAAABACAAAAAlAQAAZHJzL2Uyb0RvYy54bWxQSwUGAAAAAAYABgBZ&#10;AQAAug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t>&lt;--&lt;ENQ&gt;</w:t>
                      </w:r>
                    </w:p>
                    <w:p>
                      <w:r>
                        <w:t>--&gt;&lt;ACK&gt;</w:t>
                      </w:r>
                    </w:p>
                    <w:p>
                      <w:r>
                        <w:t>&lt;--&lt;STX&gt;</w:t>
                      </w:r>
                    </w:p>
                    <w:p>
                      <w:r>
                        <w:t>--&gt;&lt;ACK&gt;</w:t>
                      </w:r>
                    </w:p>
                    <w:p>
                      <w:r>
                        <w:t>&lt;--H|\^&amp;||PSWD|BC1200|||||Lis||P|E1394-97|201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0326&lt;CR&gt;</w:t>
                      </w:r>
                    </w:p>
                    <w:p>
                      <w:r>
                        <w:t>&lt;--P|1&lt;CR&gt;</w:t>
                      </w:r>
                    </w:p>
                    <w:p>
                      <w:r>
                        <w:t>&lt;--O|1|1234567||^^^ALT\^^^CK&lt;CR&gt;</w:t>
                      </w:r>
                    </w:p>
                    <w:p>
                      <w:r>
                        <w:t>&lt;--R|1|^^^ALT|123|pg/mL|0 to 200|N||||||201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0326172956&lt;CR&gt;</w:t>
                      </w:r>
                    </w:p>
                    <w:p>
                      <w:r>
                        <w:t>&lt;--R|2|^^^CK|25.1|pg/mL|0 to 50|N||||||201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0326172956&lt;CR&gt;</w:t>
                      </w:r>
                    </w:p>
                    <w:p>
                      <w:pPr>
                        <w:jc w:val="left"/>
                      </w:pPr>
                      <w:r>
                        <w:t>&lt;--L|1|N&lt;CR&gt;</w:t>
                      </w:r>
                    </w:p>
                    <w:p>
                      <w:r>
                        <w:t>&lt;--&lt;ETX&gt;</w:t>
                      </w:r>
                    </w:p>
                    <w:p>
                      <w:r>
                        <w:t>--&gt;&lt;ACK&gt;</w:t>
                      </w:r>
                    </w:p>
                    <w:p>
                      <w:r>
                        <w:t>&lt;--&lt;EOT&gt;</w:t>
                      </w:r>
                    </w:p>
                    <w:p>
                      <w:r>
                        <w:t>--&gt;&lt;ACK&gt;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3"/>
        <w:rPr>
          <w:rFonts w:asciiTheme="majorBidi" w:hAnsiTheme="majorBidi"/>
        </w:rPr>
      </w:pPr>
      <w:r>
        <w:rPr>
          <w:rFonts w:asciiTheme="majorBidi" w:hAnsiTheme="majorBidi"/>
        </w:rPr>
        <w:t>图 A.6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t>3传输结果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传输方向说明：</w:t>
      </w:r>
    </w:p>
    <w:p>
      <w:pPr>
        <w:rPr>
          <w:rFonts w:asciiTheme="majorBidi" w:hAnsiTheme="majorBidi" w:cstheme="majorBidi"/>
          <w:b/>
        </w:rPr>
      </w:pPr>
    </w:p>
    <w:tbl>
      <w:tblPr>
        <w:tblStyle w:val="34"/>
        <w:tblW w:w="4536" w:type="dxa"/>
        <w:tblInd w:w="1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--&gt;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&lt;--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本系统接收</w:t>
            </w:r>
          </w:p>
        </w:tc>
      </w:tr>
    </w:tbl>
    <w:p>
      <w:pPr>
        <w:rPr>
          <w:rFonts w:asciiTheme="majorBidi" w:hAnsiTheme="majorBidi" w:cstheme="majorBidi"/>
          <w:sz w:val="20"/>
        </w:rPr>
      </w:pPr>
    </w:p>
    <w:p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其中：</w:t>
      </w:r>
    </w:p>
    <w:p>
      <w:pPr>
        <w:ind w:left="113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mc:AlternateContent>
          <mc:Choice Requires="wps">
            <w:drawing>
              <wp:inline distT="0" distB="0" distL="0" distR="0">
                <wp:extent cx="4469765" cy="910590"/>
                <wp:effectExtent l="5715" t="10160" r="10795" b="1270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9765" cy="1091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left"/>
                            </w:pPr>
                            <w:r>
                              <w:t>H|\^&amp;||PSWD|BC1200|||||Lis||P|E1394-97|201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0326&lt;CR&gt;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P|1&lt;CR&gt;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O|1|1234567||^^^ALT\^^^CK&lt;CR&gt;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R|1|^^^ALT|123|pg/mL|0 to 200|N||||||201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0326172956&lt;CR&gt;</w:t>
                            </w:r>
                          </w:p>
                          <w:p>
                            <w:pPr>
                              <w:jc w:val="left"/>
                            </w:pPr>
                            <w:r>
                              <w:t>R|2|^^^CK|25.1|pg/mL|0 to 50|N||||||201</w:t>
                            </w: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0326172956&lt;CR&gt;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1.7pt;width:351.95pt;" fillcolor="#FFFFFF" filled="t" stroked="t" coordsize="21600,21600" o:gfxdata="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GfJoNUA&#10;AAAFAQAADwAAAAAAAAABACAAAAAiAAAAZHJzL2Rvd25yZXYueG1sUEsBAhQAFAAAAAgAh07iQKPF&#10;TbMiAgAAOgQAAA4AAAAAAAAAAQAgAAAAJAEAAGRycy9lMm9Eb2MueG1sUEsFBgAAAAAGAAYAWQEA&#10;ALg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left"/>
                      </w:pPr>
                      <w:r>
                        <w:t>H|\^&amp;||PSWD|BC1200|||||Lis||P|E1394-97|201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0326&lt;CR&gt;</w:t>
                      </w:r>
                    </w:p>
                    <w:p>
                      <w:pPr>
                        <w:jc w:val="left"/>
                      </w:pPr>
                      <w:r>
                        <w:t>P|1&lt;CR&gt;</w:t>
                      </w:r>
                    </w:p>
                    <w:p>
                      <w:pPr>
                        <w:jc w:val="left"/>
                      </w:pPr>
                      <w:r>
                        <w:t>O|1|1234567||^^^ALT\^^^CK&lt;CR&gt;</w:t>
                      </w:r>
                    </w:p>
                    <w:p>
                      <w:pPr>
                        <w:jc w:val="left"/>
                      </w:pPr>
                      <w:r>
                        <w:t>R|1|^^^ALT|123|pg/mL|0 to 200|N||||||201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0326172956&lt;CR&gt;</w:t>
                      </w:r>
                    </w:p>
                    <w:p>
                      <w:pPr>
                        <w:jc w:val="left"/>
                      </w:pPr>
                      <w:r>
                        <w:t>R|2|^^^CK|25.1|pg/mL|0 to 50|N||||||201</w:t>
                      </w:r>
                      <w:r>
                        <w:rPr>
                          <w:rFonts w:hint="eastAsia"/>
                        </w:rPr>
                        <w:t>8</w:t>
                      </w:r>
                      <w:r>
                        <w:t>0326172956&lt;CR&gt;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left="1134"/>
        <w:rPr>
          <w:rFonts w:asciiTheme="majorBidi" w:hAnsiTheme="majorBidi" w:cstheme="majorBidi"/>
        </w:rPr>
      </w:pPr>
    </w:p>
    <w:p>
      <w:pPr>
        <w:ind w:firstLine="420" w:firstLineChars="20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上述内容是仪器使用 ASTM E1394 通信协议发送实验结果给本系统的消息。上文是仪器将1234567 这个样本对应的试剂 ALT 和 CK 的实验结果传输给本系统。对应字段的解析可以参考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_Ref512019775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A.5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章节。</w:t>
      </w:r>
    </w:p>
    <w:p>
      <w:pPr>
        <w:rPr>
          <w:rFonts w:asciiTheme="majorBidi" w:hAnsiTheme="majorBidi" w:cstheme="majorBidi"/>
        </w:rPr>
      </w:pPr>
    </w:p>
    <w:p>
      <w:pPr>
        <w:pStyle w:val="88"/>
        <w:ind w:left="950" w:hanging="950"/>
        <w:rPr>
          <w:rFonts w:asciiTheme="majorBidi" w:hAnsiTheme="majorBidi"/>
        </w:rPr>
      </w:pPr>
      <w:bookmarkStart w:id="131" w:name="_Toc34639018"/>
      <w:bookmarkStart w:id="132" w:name="_Toc34637476"/>
      <w:r>
        <w:rPr>
          <w:rFonts w:asciiTheme="majorBidi" w:hAnsiTheme="majorBidi"/>
        </w:rPr>
        <w:t>HL7协议</w:t>
      </w:r>
      <w:bookmarkEnd w:id="131"/>
    </w:p>
    <w:p>
      <w:pPr>
        <w:pStyle w:val="90"/>
        <w:rPr>
          <w:rFonts w:asciiTheme="majorBidi" w:hAnsiTheme="majorBidi"/>
        </w:rPr>
      </w:pPr>
      <w:bookmarkStart w:id="133" w:name="_Toc34639019"/>
      <w:r>
        <w:rPr>
          <w:rFonts w:hint="eastAsia" w:eastAsia="宋体" w:cs="宋体"/>
        </w:rPr>
        <w:t>基本通信格式</w:t>
      </w:r>
      <w:bookmarkEnd w:id="132"/>
      <w:r>
        <w:rPr>
          <w:rFonts w:asciiTheme="majorBidi" w:hAnsiTheme="majorBidi" w:eastAsiaTheme="minorEastAsia"/>
        </w:rPr>
        <w:t>说明</w:t>
      </w:r>
      <w:bookmarkEnd w:id="133"/>
    </w:p>
    <w:p>
      <w:pPr>
        <w:ind w:firstLine="424" w:firstLineChars="20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</w:t>
      </w:r>
    </w:p>
    <w:p>
      <w:pPr>
        <w:ind w:firstLine="424" w:firstLineChars="20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&lt;SB&gt;内容&lt;EB&gt;&lt;CR&gt;</w:t>
      </w:r>
    </w:p>
    <w:p>
      <w:pPr>
        <w:ind w:firstLine="424" w:firstLineChars="202"/>
        <w:rPr>
          <w:rFonts w:asciiTheme="majorBidi" w:hAnsiTheme="majorBidi" w:cstheme="majorBidi"/>
        </w:rPr>
      </w:pPr>
    </w:p>
    <w:p>
      <w:pPr>
        <w:ind w:firstLine="424" w:firstLineChars="20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举例</w:t>
      </w:r>
    </w:p>
    <w:p>
      <w:pPr>
        <w:ind w:firstLine="424" w:firstLineChars="20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&lt;SB&gt;TEXT &lt;EB&gt;&lt;CR&gt;</w:t>
      </w:r>
    </w:p>
    <w:p>
      <w:pPr>
        <w:pStyle w:val="16"/>
        <w:spacing w:line="312" w:lineRule="exact"/>
        <w:ind w:left="560" w:right="1651" w:hanging="420"/>
        <w:rPr>
          <w:rFonts w:asciiTheme="majorBidi" w:hAnsiTheme="majorBidi" w:eastAsiaTheme="minorEastAsia" w:cstheme="majorBidi"/>
        </w:rPr>
      </w:pPr>
    </w:p>
    <w:p>
      <w:pPr>
        <w:pStyle w:val="13"/>
        <w:jc w:val="center"/>
        <w:rPr>
          <w:rFonts w:asciiTheme="majorBidi" w:hAnsiTheme="majorBidi"/>
          <w:szCs w:val="18"/>
        </w:rPr>
      </w:pPr>
      <w:r>
        <w:rPr>
          <w:rFonts w:asciiTheme="majorBidi" w:hAnsiTheme="majorBidi"/>
        </w:rPr>
        <w:t>表 A.3</w:t>
      </w:r>
      <w:r>
        <w:rPr>
          <w:rFonts w:asciiTheme="majorBidi" w:hAnsiTheme="majorBidi"/>
        </w:rPr>
        <w:noBreakHyphen/>
      </w:r>
      <w:r>
        <w:rPr>
          <w:rFonts w:asciiTheme="majorBidi" w:hAnsiTheme="majorBidi"/>
        </w:rPr>
        <w:fldChar w:fldCharType="begin"/>
      </w:r>
      <w:r>
        <w:rPr>
          <w:rFonts w:asciiTheme="majorBidi" w:hAnsiTheme="majorBidi"/>
        </w:rPr>
        <w:instrText xml:space="preserve"> SEQ 表 \* ARABIC \s 2 </w:instrText>
      </w:r>
      <w:r>
        <w:rPr>
          <w:rFonts w:asciiTheme="majorBidi" w:hAnsiTheme="majorBidi"/>
        </w:rPr>
        <w:fldChar w:fldCharType="separate"/>
      </w:r>
      <w:r>
        <w:rPr>
          <w:rFonts w:asciiTheme="majorBidi" w:hAnsiTheme="majorBidi"/>
        </w:rPr>
        <w:t>1</w:t>
      </w:r>
      <w:r>
        <w:rPr>
          <w:rFonts w:asciiTheme="majorBidi" w:hAnsiTheme="majorBidi"/>
        </w:rPr>
        <w:fldChar w:fldCharType="end"/>
      </w:r>
      <w:r>
        <w:rPr>
          <w:rFonts w:asciiTheme="majorBidi" w:hAnsiTheme="majorBidi"/>
          <w:szCs w:val="18"/>
        </w:rPr>
        <w:t>基本通信格式说明</w:t>
      </w:r>
    </w:p>
    <w:tbl>
      <w:tblPr>
        <w:tblStyle w:val="34"/>
        <w:tblW w:w="68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对应ASCII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&lt;SB&gt;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开始字符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T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字母T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E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字母E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字母S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T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字母T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&lt;EB&gt;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结束字符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0x1C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&lt;CR&gt;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回车字符</w:t>
            </w:r>
          </w:p>
        </w:tc>
        <w:tc>
          <w:tcPr>
            <w:tcW w:w="2268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0x0D</w:t>
            </w:r>
          </w:p>
        </w:tc>
      </w:tr>
    </w:tbl>
    <w:p>
      <w:pPr>
        <w:spacing w:before="2" w:line="260" w:lineRule="exact"/>
        <w:rPr>
          <w:rFonts w:asciiTheme="majorBidi" w:hAnsiTheme="majorBidi" w:cstheme="majorBidi"/>
          <w:sz w:val="26"/>
          <w:szCs w:val="26"/>
        </w:rPr>
      </w:pPr>
    </w:p>
    <w:p>
      <w:pPr>
        <w:pStyle w:val="90"/>
        <w:rPr>
          <w:rFonts w:asciiTheme="majorBidi" w:hAnsiTheme="majorBidi"/>
        </w:rPr>
      </w:pPr>
      <w:bookmarkStart w:id="134" w:name="_Toc34637477"/>
      <w:bookmarkStart w:id="135" w:name="_Toc34639020"/>
      <w:r>
        <w:rPr>
          <w:rFonts w:hint="eastAsia" w:eastAsia="宋体" w:cs="宋体"/>
        </w:rPr>
        <w:t>分隔符说明</w:t>
      </w:r>
      <w:bookmarkEnd w:id="134"/>
      <w:bookmarkEnd w:id="135"/>
    </w:p>
    <w:p>
      <w:pPr>
        <w:jc w:val="center"/>
        <w:rPr>
          <w:rFonts w:asciiTheme="majorBidi" w:hAnsiTheme="majorBidi" w:cstheme="majorBidi"/>
          <w:szCs w:val="18"/>
        </w:rPr>
      </w:pPr>
      <w:r>
        <w:rPr>
          <w:rFonts w:asciiTheme="majorBidi" w:hAnsiTheme="majorBidi" w:cstheme="majorBidi"/>
        </w:rPr>
        <w:t>表 A.3</w:t>
      </w:r>
      <w:r>
        <w:rPr>
          <w:rFonts w:asciiTheme="majorBidi" w:hAnsiTheme="majorBidi" w:cstheme="majorBidi"/>
        </w:rPr>
        <w:noBreakHyphen/>
      </w:r>
      <w:r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  <w:szCs w:val="18"/>
        </w:rPr>
        <w:t>分隔符说明</w:t>
      </w:r>
    </w:p>
    <w:tbl>
      <w:tblPr>
        <w:tblStyle w:val="34"/>
        <w:tblW w:w="68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分隔符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对应ASCII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pStyle w:val="69"/>
              <w:jc w:val="center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>|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域分隔符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0x7C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pStyle w:val="69"/>
              <w:jc w:val="center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>~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重复分隔符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0x7E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pStyle w:val="69"/>
              <w:jc w:val="center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>^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组件分隔符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pStyle w:val="69"/>
              <w:jc w:val="center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>&amp;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子组件分隔符</w:t>
            </w:r>
          </w:p>
        </w:tc>
        <w:tc>
          <w:tcPr>
            <w:tcW w:w="2268" w:type="dxa"/>
            <w:vAlign w:val="center"/>
          </w:tcPr>
          <w:p>
            <w:pPr>
              <w:tabs>
                <w:tab w:val="center" w:pos="1026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pStyle w:val="69"/>
              <w:jc w:val="center"/>
              <w:rPr>
                <w:rFonts w:eastAsia="Minion" w:asciiTheme="majorBidi" w:hAnsiTheme="majorBidi" w:cstheme="majorBidi"/>
                <w:szCs w:val="18"/>
              </w:rPr>
            </w:pPr>
            <w:r>
              <w:rPr>
                <w:rFonts w:eastAsia="Minion" w:asciiTheme="majorBidi" w:hAnsiTheme="majorBidi" w:cstheme="majorBidi"/>
                <w:szCs w:val="18"/>
              </w:rPr>
              <w:t>\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转义分隔符</w:t>
            </w:r>
          </w:p>
        </w:tc>
        <w:tc>
          <w:tcPr>
            <w:tcW w:w="2268" w:type="dxa"/>
            <w:vAlign w:val="center"/>
          </w:tcPr>
          <w:p>
            <w:pPr>
              <w:tabs>
                <w:tab w:val="center" w:pos="1026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0x5C</w:t>
            </w:r>
          </w:p>
        </w:tc>
      </w:tr>
    </w:tbl>
    <w:p>
      <w:pPr>
        <w:pStyle w:val="90"/>
        <w:rPr>
          <w:rFonts w:asciiTheme="majorBidi" w:hAnsiTheme="majorBidi"/>
        </w:rPr>
      </w:pPr>
      <w:bookmarkStart w:id="136" w:name="_Toc34639021"/>
      <w:bookmarkStart w:id="137" w:name="_Toc34637478"/>
      <w:r>
        <w:rPr>
          <w:rFonts w:hint="eastAsia" w:eastAsia="宋体" w:cs="宋体"/>
        </w:rPr>
        <w:t>消息类型说明</w:t>
      </w:r>
      <w:bookmarkEnd w:id="136"/>
      <w:bookmarkEnd w:id="137"/>
    </w:p>
    <w:p>
      <w:pPr>
        <w:pStyle w:val="13"/>
        <w:jc w:val="center"/>
        <w:rPr>
          <w:rFonts w:asciiTheme="majorBidi" w:hAnsiTheme="majorBidi" w:eastAsiaTheme="minorEastAsia"/>
          <w:sz w:val="18"/>
          <w:szCs w:val="18"/>
        </w:rPr>
      </w:pPr>
      <w:r>
        <w:rPr>
          <w:rFonts w:asciiTheme="majorBidi" w:hAnsiTheme="majorBidi" w:eastAsiaTheme="minorEastAsia"/>
          <w:sz w:val="18"/>
          <w:szCs w:val="18"/>
        </w:rPr>
        <w:t>表 A.3</w:t>
      </w:r>
      <w:r>
        <w:rPr>
          <w:rFonts w:asciiTheme="majorBidi" w:hAnsiTheme="majorBidi" w:eastAsiaTheme="minorEastAsia"/>
          <w:sz w:val="18"/>
          <w:szCs w:val="18"/>
        </w:rPr>
        <w:noBreakHyphen/>
      </w:r>
      <w:r>
        <w:rPr>
          <w:rFonts w:asciiTheme="majorBidi" w:hAnsiTheme="majorBidi" w:eastAsiaTheme="minorEastAsia"/>
          <w:sz w:val="18"/>
          <w:szCs w:val="18"/>
        </w:rPr>
        <w:t>3消息类型说明</w:t>
      </w:r>
    </w:p>
    <w:tbl>
      <w:tblPr>
        <w:tblStyle w:val="34"/>
        <w:tblW w:w="45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消息标识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OML^O33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用于返回试验项目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TSREQ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用于查询实验项目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OUL^R22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用于发送实验结果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RSREQ</w:t>
            </w:r>
          </w:p>
        </w:tc>
        <w:tc>
          <w:tcPr>
            <w:tcW w:w="2268" w:type="dxa"/>
            <w:vAlign w:val="center"/>
          </w:tcPr>
          <w:p>
            <w:pPr>
              <w:tabs>
                <w:tab w:val="center" w:pos="1026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用于查询实验结果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138" w:name="_Toc34637479"/>
      <w:bookmarkStart w:id="139" w:name="_Toc34639022"/>
      <w:r>
        <w:rPr>
          <w:rFonts w:asciiTheme="majorBidi" w:hAnsiTheme="majorBidi" w:cstheme="majorBidi"/>
        </w:rPr>
        <w:t>返还测试项目（OML^O33）</w:t>
      </w:r>
      <w:bookmarkEnd w:id="138"/>
      <w:bookmarkEnd w:id="139"/>
    </w:p>
    <w:p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LIS</w:t>
      </w:r>
      <w:commentRangeStart w:id="6"/>
      <w:r>
        <w:rPr>
          <w:rFonts w:asciiTheme="majorBidi" w:hAnsiTheme="majorBidi" w:cstheme="majorBidi"/>
        </w:rPr>
        <w:t>主动向仪器发送申请单，或</w:t>
      </w:r>
      <w:commentRangeEnd w:id="6"/>
      <w:r>
        <w:rPr>
          <w:rStyle w:val="39"/>
          <w:rFonts w:asciiTheme="majorBidi" w:hAnsiTheme="majorBidi" w:cstheme="majorBidi"/>
        </w:rPr>
        <w:commentReference w:id="6"/>
      </w:r>
      <w:r>
        <w:rPr>
          <w:rFonts w:asciiTheme="majorBidi" w:hAnsiTheme="majorBidi" w:cstheme="majorBidi"/>
        </w:rPr>
        <w:t>LIS回答仪器的申请询问时使用此消息</w:t>
      </w:r>
    </w:p>
    <w:p>
      <w:pPr>
        <w:rPr>
          <w:rFonts w:eastAsia="黑体" w:asciiTheme="majorBidi" w:hAnsiTheme="majorBidi" w:cstheme="majorBidi"/>
        </w:rPr>
      </w:pPr>
    </w:p>
    <w:p>
      <w:pPr>
        <w:jc w:val="center"/>
        <w:rPr>
          <w:rFonts w:eastAsia="黑体" w:asciiTheme="majorBidi" w:hAnsiTheme="majorBidi" w:cstheme="majorBidi"/>
          <w:sz w:val="18"/>
          <w:szCs w:val="18"/>
        </w:rPr>
      </w:pPr>
      <w:r>
        <w:rPr>
          <w:rFonts w:eastAsia="黑体" w:asciiTheme="majorBidi" w:hAnsiTheme="majorBidi" w:cstheme="majorBidi"/>
          <w:sz w:val="18"/>
          <w:szCs w:val="18"/>
        </w:rPr>
        <w:t xml:space="preserve">表 A.3-4 </w:t>
      </w:r>
      <w:r>
        <w:rPr>
          <w:rFonts w:asciiTheme="majorBidi" w:hAnsiTheme="majorBidi" w:cstheme="majorBidi"/>
        </w:rPr>
        <w:t>OML^O33消息结构</w:t>
      </w:r>
    </w:p>
    <w:tbl>
      <w:tblPr>
        <w:tblStyle w:val="34"/>
        <w:tblW w:w="76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651"/>
        <w:gridCol w:w="2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消息段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意义</w:t>
            </w:r>
          </w:p>
        </w:tc>
        <w:tc>
          <w:tcPr>
            <w:tcW w:w="2651" w:type="dxa"/>
          </w:tcPr>
          <w:p>
            <w:pPr>
              <w:tabs>
                <w:tab w:val="left" w:pos="735"/>
              </w:tabs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MSH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头段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[PID]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病人段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可选项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SPM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标本段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ORC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普通申请段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{OBR}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检验申请段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可重复项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numPr>
                <w:ilvl w:val="255"/>
                <w:numId w:val="0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1、协议中总共有7个消息段，此处只列出本系统所需的消息段，其他消息段在实际通信过程中可以补充上去，系统也能自动识别。</w:t>
            </w:r>
          </w:p>
          <w:p>
            <w:pPr>
              <w:rPr>
                <w:rFonts w:asciiTheme="majorBidi" w:hAnsiTheme="majorBidi" w:cstheme="majorBidi"/>
              </w:rPr>
            </w:pPr>
          </w:p>
        </w:tc>
      </w:tr>
    </w:tbl>
    <w:p>
      <w:pPr>
        <w:rPr>
          <w:rFonts w:eastAsia="宋体"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40" w:name="_Toc34639023"/>
      <w:bookmarkStart w:id="141" w:name="_Toc34637480"/>
      <w:r>
        <w:rPr>
          <w:rFonts w:asciiTheme="majorBidi" w:hAnsiTheme="majorBidi" w:cstheme="majorBidi"/>
        </w:rPr>
        <w:t>询问测试项目（TSREQ）</w:t>
      </w:r>
      <w:bookmarkEnd w:id="140"/>
      <w:bookmarkEnd w:id="141"/>
    </w:p>
    <w:p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仪器询问LIS询问测试项目时使用此消息</w:t>
      </w:r>
    </w:p>
    <w:p>
      <w:pPr>
        <w:rPr>
          <w:rFonts w:asciiTheme="majorBidi" w:hAnsiTheme="majorBidi" w:cstheme="majorBidi"/>
          <w:sz w:val="18"/>
          <w:szCs w:val="18"/>
        </w:rPr>
      </w:pPr>
    </w:p>
    <w:p>
      <w:pPr>
        <w:jc w:val="center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表 A.3-5</w:t>
      </w:r>
      <w:r>
        <w:rPr>
          <w:rFonts w:asciiTheme="majorBidi" w:hAnsiTheme="majorBidi" w:cstheme="majorBidi"/>
        </w:rPr>
        <w:t xml:space="preserve"> TSREQ消息结构</w:t>
      </w:r>
    </w:p>
    <w:tbl>
      <w:tblPr>
        <w:tblStyle w:val="34"/>
        <w:tblW w:w="76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626"/>
        <w:gridCol w:w="2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消息段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意义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MSH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头段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QPD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查询参数段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RCP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回应控制段</w:t>
            </w:r>
          </w:p>
        </w:tc>
        <w:tc>
          <w:tcPr>
            <w:tcW w:w="2626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</w:tbl>
    <w:p>
      <w:pPr>
        <w:rPr>
          <w:rFonts w:eastAsia="宋体"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42" w:name="_Toc34637481"/>
      <w:bookmarkStart w:id="143" w:name="_Toc34639024"/>
      <w:r>
        <w:rPr>
          <w:rFonts w:asciiTheme="majorBidi" w:hAnsiTheme="majorBidi" w:cstheme="majorBidi"/>
        </w:rPr>
        <w:t>传输结果（OUL^R22）</w:t>
      </w:r>
      <w:bookmarkEnd w:id="142"/>
      <w:bookmarkEnd w:id="143"/>
    </w:p>
    <w:p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说明：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仪器主动向LIS发送检验结果，或仪器回答LIS的结果询问时使用此消息</w:t>
      </w:r>
    </w:p>
    <w:p>
      <w:pPr>
        <w:rPr>
          <w:rFonts w:asciiTheme="majorBidi" w:hAnsiTheme="majorBidi" w:cstheme="majorBidi"/>
        </w:rPr>
      </w:pPr>
    </w:p>
    <w:p>
      <w:pPr>
        <w:jc w:val="center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表 A.3-6</w:t>
      </w:r>
      <w:r>
        <w:rPr>
          <w:rFonts w:asciiTheme="majorBidi" w:hAnsiTheme="majorBidi" w:cstheme="majorBidi"/>
        </w:rPr>
        <w:t xml:space="preserve"> OUL^R22消息结构</w:t>
      </w:r>
    </w:p>
    <w:tbl>
      <w:tblPr>
        <w:tblStyle w:val="34"/>
        <w:tblW w:w="74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2461"/>
        <w:gridCol w:w="24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消息段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意义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MSH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头段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SPM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标本段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ORC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普通申请段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{OBR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项目申请段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可重复项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OBX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结果段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可重复项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[NTE]}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说明段</w:t>
            </w:r>
          </w:p>
        </w:tc>
        <w:tc>
          <w:tcPr>
            <w:tcW w:w="246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可选项，且可重复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numPr>
                <w:ilvl w:val="255"/>
                <w:numId w:val="0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1、协议中总共有11个消息段，此处只列出本系统所需的消息段，其他消息段在实际通信过程中可以补充上去，系统也能自动识别。</w:t>
            </w:r>
          </w:p>
        </w:tc>
      </w:tr>
    </w:tbl>
    <w:p>
      <w:pPr>
        <w:rPr>
          <w:rFonts w:eastAsia="宋体"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44" w:name="_Toc34637482"/>
      <w:bookmarkStart w:id="145" w:name="_Toc34639025"/>
      <w:r>
        <w:rPr>
          <w:rFonts w:asciiTheme="majorBidi" w:hAnsiTheme="majorBidi" w:cstheme="majorBidi"/>
        </w:rPr>
        <w:t>询问结果（RSREQ）</w:t>
      </w:r>
      <w:bookmarkEnd w:id="144"/>
      <w:bookmarkEnd w:id="145"/>
    </w:p>
    <w:p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说明：</w:t>
      </w:r>
    </w:p>
    <w:p>
      <w:pPr>
        <w:tabs>
          <w:tab w:val="left" w:pos="7371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LIS向仪器询问检验结果时使用此消息</w:t>
      </w:r>
    </w:p>
    <w:p>
      <w:pPr>
        <w:rPr>
          <w:rFonts w:asciiTheme="majorBidi" w:hAnsiTheme="majorBidi" w:cstheme="majorBidi"/>
        </w:rPr>
      </w:pPr>
    </w:p>
    <w:p>
      <w:pPr>
        <w:jc w:val="center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表 A.3-7</w:t>
      </w:r>
      <w:r>
        <w:rPr>
          <w:rFonts w:asciiTheme="majorBidi" w:hAnsiTheme="majorBidi" w:cstheme="majorBidi"/>
        </w:rPr>
        <w:t xml:space="preserve"> RSREQ消息</w:t>
      </w:r>
    </w:p>
    <w:tbl>
      <w:tblPr>
        <w:tblStyle w:val="34"/>
        <w:tblW w:w="76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651"/>
        <w:gridCol w:w="2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消息段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意义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MSH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头段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QPD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查询参数段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RCP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回应控制段</w:t>
            </w:r>
          </w:p>
        </w:tc>
        <w:tc>
          <w:tcPr>
            <w:tcW w:w="2651" w:type="dxa"/>
          </w:tcPr>
          <w:p>
            <w:pPr>
              <w:rPr>
                <w:rFonts w:asciiTheme="majorBidi" w:hAnsiTheme="majorBidi" w:cstheme="majorBidi"/>
              </w:rPr>
            </w:pPr>
          </w:p>
        </w:tc>
      </w:tr>
    </w:tbl>
    <w:p>
      <w:pPr>
        <w:pStyle w:val="16"/>
      </w:pPr>
      <w:bookmarkStart w:id="146" w:name="_Ref34829150"/>
      <w:bookmarkStart w:id="147" w:name="_Ref34827701"/>
      <w:bookmarkStart w:id="148" w:name="_Ref32908850"/>
      <w:bookmarkStart w:id="149" w:name="_Toc34639026"/>
      <w:bookmarkStart w:id="150" w:name="_Toc34637483"/>
    </w:p>
    <w:p>
      <w:pPr>
        <w:pStyle w:val="90"/>
        <w:rPr>
          <w:rFonts w:asciiTheme="majorBidi" w:hAnsiTheme="majorBidi"/>
        </w:rPr>
      </w:pPr>
      <w:bookmarkStart w:id="151" w:name="_Ref34829552"/>
      <w:r>
        <w:rPr>
          <w:rFonts w:hint="eastAsia" w:eastAsia="宋体" w:cs="宋体"/>
        </w:rPr>
        <w:t>消息段说明</w:t>
      </w:r>
      <w:bookmarkEnd w:id="146"/>
      <w:bookmarkEnd w:id="147"/>
      <w:bookmarkEnd w:id="148"/>
      <w:bookmarkEnd w:id="149"/>
      <w:bookmarkEnd w:id="150"/>
      <w:bookmarkEnd w:id="151"/>
    </w:p>
    <w:p>
      <w:pPr>
        <w:pStyle w:val="16"/>
        <w:rPr>
          <w:b/>
          <w:bCs/>
        </w:rPr>
      </w:pPr>
      <w:r>
        <w:rPr>
          <w:rFonts w:hint="eastAsia"/>
          <w:b/>
          <w:bCs/>
        </w:rPr>
        <w:t>说明</w:t>
      </w:r>
    </w:p>
    <w:p>
      <w:pPr>
        <w:pStyle w:val="16"/>
      </w:pPr>
      <w:r>
        <w:rPr>
          <w:rFonts w:hint="eastAsia"/>
        </w:rPr>
        <w:t>协议中共有13个消息段，</w:t>
      </w:r>
      <w:r>
        <w:rPr>
          <w:rFonts w:asciiTheme="majorBidi" w:hAnsiTheme="majorBidi" w:cstheme="majorBidi"/>
        </w:rPr>
        <w:t>此处只列出本系统所需的消息段，其他消息段在实际通信过程中可以补充上去，系统也能自动识别。</w:t>
      </w:r>
    </w:p>
    <w:p>
      <w:pPr>
        <w:pStyle w:val="103"/>
        <w:outlineLvl w:val="3"/>
        <w:rPr>
          <w:rFonts w:asciiTheme="majorBidi" w:hAnsiTheme="majorBidi" w:cstheme="majorBidi"/>
        </w:rPr>
      </w:pPr>
      <w:bookmarkStart w:id="152" w:name="_Toc34639027"/>
      <w:bookmarkStart w:id="153" w:name="_Toc34637484"/>
      <w:r>
        <w:rPr>
          <w:rFonts w:asciiTheme="majorBidi" w:hAnsiTheme="majorBidi" w:cstheme="majorBidi"/>
        </w:rPr>
        <w:t>头段（MSH）</w:t>
      </w:r>
      <w:bookmarkEnd w:id="152"/>
      <w:bookmarkEnd w:id="153"/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MSH</w:t>
      </w:r>
      <w:r>
        <w:rPr>
          <w:rFonts w:asciiTheme="majorBidi" w:hAnsiTheme="majorBidi" w:cstheme="majorBidi"/>
          <w:spacing w:val="-1"/>
        </w:rPr>
        <w:t>|</w:t>
      </w:r>
      <w:r>
        <w:rPr>
          <w:rFonts w:asciiTheme="majorBidi" w:hAnsiTheme="majorBidi" w:cstheme="majorBidi"/>
        </w:rPr>
        <w:t>^~</w:t>
      </w:r>
      <w:r>
        <w:rPr>
          <w:rFonts w:asciiTheme="majorBidi" w:hAnsiTheme="majorBidi" w:cstheme="majorBidi"/>
          <w:spacing w:val="-3"/>
        </w:rPr>
        <w:t>\</w:t>
      </w:r>
      <w:r>
        <w:rPr>
          <w:rFonts w:asciiTheme="majorBidi" w:hAnsiTheme="majorBidi" w:cstheme="majorBidi"/>
        </w:rPr>
        <w:t>&amp;|</w:t>
      </w:r>
      <w:r>
        <w:rPr>
          <w:rFonts w:asciiTheme="majorBidi" w:hAnsiTheme="majorBidi" w:cstheme="majorBidi"/>
          <w:spacing w:val="-7"/>
        </w:rPr>
        <w:t>发送端</w:t>
      </w:r>
      <w:r>
        <w:rPr>
          <w:rFonts w:asciiTheme="majorBidi" w:hAnsiTheme="majorBidi" w:cstheme="majorBidi"/>
        </w:rPr>
        <w:t>||接收端||消息时间||消息类型|校验码|P|2.5|||NE|NE||</w:t>
      </w:r>
      <w:r>
        <w:rPr>
          <w:rFonts w:asciiTheme="majorBidi" w:hAnsiTheme="majorBidi" w:cstheme="majorBidi"/>
          <w:spacing w:val="-4"/>
        </w:rPr>
        <w:t>U</w:t>
      </w:r>
      <w:r>
        <w:rPr>
          <w:rFonts w:asciiTheme="majorBidi" w:hAnsiTheme="majorBidi" w:cstheme="majorBidi"/>
        </w:rPr>
        <w:t>T</w:t>
      </w:r>
      <w:r>
        <w:rPr>
          <w:rFonts w:asciiTheme="majorBidi" w:hAnsiTheme="majorBidi" w:cstheme="majorBidi"/>
          <w:spacing w:val="4"/>
        </w:rPr>
        <w:t>F</w:t>
      </w:r>
      <w:r>
        <w:rPr>
          <w:rFonts w:asciiTheme="majorBidi" w:hAnsiTheme="majorBidi" w:cstheme="majorBidi"/>
        </w:rPr>
        <w:t>-8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MSH</w:t>
      </w:r>
      <w:r>
        <w:rPr>
          <w:rFonts w:asciiTheme="majorBidi" w:hAnsiTheme="majorBidi" w:cstheme="majorBidi"/>
          <w:spacing w:val="-1"/>
        </w:rPr>
        <w:t>|</w:t>
      </w:r>
      <w:r>
        <w:rPr>
          <w:rFonts w:asciiTheme="majorBidi" w:hAnsiTheme="majorBidi" w:cstheme="majorBidi"/>
        </w:rPr>
        <w:t>^~</w:t>
      </w:r>
      <w:r>
        <w:rPr>
          <w:rFonts w:asciiTheme="majorBidi" w:hAnsiTheme="majorBidi" w:cstheme="majorBidi"/>
          <w:spacing w:val="-3"/>
        </w:rPr>
        <w:t>\</w:t>
      </w:r>
      <w:r>
        <w:rPr>
          <w:rFonts w:asciiTheme="majorBidi" w:hAnsiTheme="majorBidi" w:cstheme="majorBidi"/>
        </w:rPr>
        <w:t>&amp;|</w:t>
      </w:r>
      <w:r>
        <w:rPr>
          <w:rFonts w:asciiTheme="majorBidi" w:hAnsiTheme="majorBidi" w:cstheme="majorBidi"/>
          <w:spacing w:val="-7"/>
        </w:rPr>
        <w:t>MAGLUMI</w:t>
      </w:r>
      <w:r>
        <w:rPr>
          <w:rFonts w:asciiTheme="majorBidi" w:hAnsiTheme="majorBidi" w:cstheme="majorBidi"/>
        </w:rPr>
        <w:t>||LI</w:t>
      </w:r>
      <w:r>
        <w:rPr>
          <w:rFonts w:asciiTheme="majorBidi" w:hAnsiTheme="majorBidi" w:cstheme="majorBidi"/>
          <w:spacing w:val="-4"/>
        </w:rPr>
        <w:t>S</w:t>
      </w:r>
      <w:r>
        <w:rPr>
          <w:rFonts w:asciiTheme="majorBidi" w:hAnsiTheme="majorBidi" w:cstheme="majorBidi"/>
        </w:rPr>
        <w:t>||20151025105016||TS</w:t>
      </w:r>
      <w:r>
        <w:rPr>
          <w:rFonts w:asciiTheme="majorBidi" w:hAnsiTheme="majorBidi" w:cstheme="majorBidi"/>
          <w:spacing w:val="-3"/>
        </w:rPr>
        <w:t>RE</w:t>
      </w:r>
      <w:r>
        <w:rPr>
          <w:rFonts w:asciiTheme="majorBidi" w:hAnsiTheme="majorBidi" w:cstheme="majorBidi"/>
        </w:rPr>
        <w:t>Q|013329845|P|2.5|||NE|NE||</w:t>
      </w:r>
      <w:r>
        <w:rPr>
          <w:rFonts w:asciiTheme="majorBidi" w:hAnsiTheme="majorBidi" w:cstheme="majorBidi"/>
          <w:spacing w:val="-4"/>
        </w:rPr>
        <w:t>U</w:t>
      </w:r>
      <w:r>
        <w:rPr>
          <w:rFonts w:asciiTheme="majorBidi" w:hAnsiTheme="majorBidi" w:cstheme="majorBidi"/>
        </w:rPr>
        <w:t>T</w:t>
      </w:r>
      <w:r>
        <w:rPr>
          <w:rFonts w:asciiTheme="majorBidi" w:hAnsiTheme="majorBidi" w:cstheme="majorBidi"/>
          <w:spacing w:val="4"/>
        </w:rPr>
        <w:t>F</w:t>
      </w:r>
      <w:r>
        <w:rPr>
          <w:rFonts w:asciiTheme="majorBidi" w:hAnsiTheme="majorBidi" w:cstheme="majorBidi"/>
        </w:rPr>
        <w:t>-8</w:t>
      </w:r>
    </w:p>
    <w:p>
      <w:pPr>
        <w:rPr>
          <w:rFonts w:asciiTheme="majorBidi" w:hAnsiTheme="majorBidi" w:cstheme="majorBidi"/>
        </w:rPr>
      </w:pPr>
    </w:p>
    <w:p>
      <w:pPr>
        <w:jc w:val="center"/>
        <w:rPr>
          <w:rFonts w:asciiTheme="majorBidi" w:hAnsiTheme="majorBidi" w:cstheme="majorBidi"/>
          <w:kern w:val="44"/>
          <w:sz w:val="18"/>
          <w:szCs w:val="18"/>
        </w:rPr>
      </w:pPr>
      <w:r>
        <w:rPr>
          <w:rFonts w:asciiTheme="majorBidi" w:hAnsiTheme="majorBidi" w:cstheme="majorBidi"/>
          <w:kern w:val="44"/>
          <w:sz w:val="18"/>
          <w:szCs w:val="18"/>
        </w:rPr>
        <w:t xml:space="preserve">表 </w:t>
      </w:r>
      <w:r>
        <w:rPr>
          <w:rFonts w:asciiTheme="majorBidi" w:hAnsiTheme="majorBidi" w:cstheme="majorBidi"/>
          <w:sz w:val="18"/>
          <w:szCs w:val="18"/>
        </w:rPr>
        <w:t xml:space="preserve">A.3-8 </w:t>
      </w:r>
      <w:r>
        <w:rPr>
          <w:rFonts w:asciiTheme="majorBidi" w:hAnsiTheme="majorBidi" w:cstheme="majorBidi"/>
          <w:kern w:val="44"/>
          <w:sz w:val="18"/>
          <w:szCs w:val="18"/>
        </w:rPr>
        <w:t>MSH消息段说明</w:t>
      </w:r>
    </w:p>
    <w:tbl>
      <w:tblPr>
        <w:tblStyle w:val="101"/>
        <w:tblW w:w="907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2126"/>
        <w:gridCol w:w="1736"/>
        <w:gridCol w:w="1091"/>
        <w:gridCol w:w="943"/>
        <w:gridCol w:w="216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字段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内容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最大长度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是否必须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字段分隔符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|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编码字符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^~\&amp;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4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发送端程序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MAGLUMI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180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5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接收端程序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LIS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180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消息时间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20151025105016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14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yyyyMMddHHmmSS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消息类型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TSREQ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7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val="pt-BR"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val="pt-BR" w:eastAsia="en-US"/>
              </w:rPr>
              <w:t>OML^O33</w:t>
            </w: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、</w:t>
            </w:r>
            <w:r>
              <w:rPr>
                <w:rFonts w:asciiTheme="majorBidi" w:hAnsiTheme="majorBidi" w:cstheme="majorBidi"/>
                <w:kern w:val="0"/>
                <w:sz w:val="22"/>
                <w:lang w:val="pt-BR" w:eastAsia="en-US"/>
              </w:rPr>
              <w:t>OUL^R22</w:t>
            </w: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、</w:t>
            </w: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br w:type="textWrapping"/>
            </w:r>
            <w:r>
              <w:rPr>
                <w:rFonts w:asciiTheme="majorBidi" w:hAnsiTheme="majorBidi" w:cstheme="majorBidi"/>
                <w:kern w:val="0"/>
                <w:sz w:val="22"/>
                <w:lang w:val="pt-BR" w:eastAsia="en-US"/>
              </w:rPr>
              <w:t>RSREQ</w:t>
            </w: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或</w:t>
            </w:r>
            <w:r>
              <w:rPr>
                <w:rFonts w:asciiTheme="majorBidi" w:hAnsiTheme="majorBidi" w:cstheme="majorBidi"/>
                <w:kern w:val="0"/>
                <w:sz w:val="22"/>
                <w:lang w:val="pt-BR" w:eastAsia="en-US"/>
              </w:rPr>
              <w:t>TSREQ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消息控制 ID/校验码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013329845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唯一标识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处理 ID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P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版本 ID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2.5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8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15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消息应答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NE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16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应用应答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NE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字符集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UTF-8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16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pStyle w:val="53"/>
              <w:ind w:firstLine="42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协议中总共有18个字段，此处只列出本系统所需的字段，其他字段在实际通信过程中可以补充上去，系统也能自动识别。</w:t>
            </w:r>
          </w:p>
        </w:tc>
      </w:tr>
    </w:tbl>
    <w:p>
      <w:pPr>
        <w:rPr>
          <w:rFonts w:eastAsia="宋体"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54" w:name="_Toc34637485"/>
      <w:bookmarkStart w:id="155" w:name="_Toc34639028"/>
      <w:r>
        <w:rPr>
          <w:rFonts w:asciiTheme="majorBidi" w:hAnsiTheme="majorBidi" w:cstheme="majorBidi"/>
        </w:rPr>
        <w:t>病人段（PID）</w:t>
      </w:r>
      <w:bookmarkEnd w:id="154"/>
      <w:bookmarkEnd w:id="155"/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PID|1||病人ID||病人姓名||yyyyMMdd(出生日期)|性别(枚举)||||||||||||||||||||||||||||||年龄^年龄单位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PID|1||10248734||张建国||20110101|1||||||||||||||||||||||||||||||8^1</w:t>
      </w:r>
    </w:p>
    <w:p>
      <w:pPr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 w:eastAsiaTheme="minorEastAsia"/>
          <w:sz w:val="18"/>
          <w:szCs w:val="18"/>
        </w:rPr>
      </w:pPr>
      <w:r>
        <w:rPr>
          <w:rFonts w:asciiTheme="majorBidi" w:hAnsiTheme="majorBidi" w:eastAsiaTheme="minorEastAsia"/>
          <w:sz w:val="18"/>
          <w:szCs w:val="18"/>
        </w:rPr>
        <w:t xml:space="preserve">表 </w:t>
      </w:r>
      <w:r>
        <w:rPr>
          <w:rFonts w:asciiTheme="majorBidi" w:hAnsiTheme="majorBidi"/>
          <w:sz w:val="18"/>
          <w:szCs w:val="18"/>
        </w:rPr>
        <w:t>A.3-9</w:t>
      </w:r>
      <w:r>
        <w:rPr>
          <w:rFonts w:asciiTheme="majorBidi" w:hAnsiTheme="majorBidi" w:eastAsiaTheme="minorEastAsia"/>
          <w:sz w:val="18"/>
          <w:szCs w:val="18"/>
        </w:rPr>
        <w:t xml:space="preserve"> PID消息段说明</w:t>
      </w:r>
    </w:p>
    <w:tbl>
      <w:tblPr>
        <w:tblStyle w:val="101"/>
        <w:tblW w:w="90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8"/>
        <w:gridCol w:w="511"/>
        <w:gridCol w:w="2126"/>
        <w:gridCol w:w="1701"/>
        <w:gridCol w:w="1134"/>
        <w:gridCol w:w="992"/>
        <w:gridCol w:w="21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内容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最大长度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是否必须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序号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病人 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10248734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5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病人姓名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张建国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50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出生日期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20110101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8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yyy</w:t>
            </w:r>
            <w:r>
              <w:rPr>
                <w:rFonts w:asciiTheme="majorBidi" w:hAnsiTheme="majorBidi" w:cstheme="majorBidi"/>
                <w:spacing w:val="1"/>
                <w:kern w:val="0"/>
                <w:sz w:val="22"/>
                <w:lang w:eastAsia="en-US"/>
              </w:rPr>
              <w:t>y</w:t>
            </w: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M</w:t>
            </w:r>
            <w:r>
              <w:rPr>
                <w:rFonts w:asciiTheme="majorBidi" w:hAnsiTheme="majorBidi" w:cstheme="majorBidi"/>
                <w:spacing w:val="-4"/>
                <w:kern w:val="0"/>
                <w:sz w:val="22"/>
                <w:lang w:eastAsia="en-US"/>
              </w:rPr>
              <w:t>M</w:t>
            </w: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d</w:t>
            </w:r>
            <w:r>
              <w:rPr>
                <w:rFonts w:asciiTheme="majorBidi" w:hAnsiTheme="majorBidi" w:cstheme="majorBidi"/>
                <w:spacing w:val="-2"/>
                <w:kern w:val="0"/>
                <w:sz w:val="22"/>
                <w:lang w:eastAsia="en-US"/>
              </w:rPr>
              <w:t>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commentRangeStart w:id="7"/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性别</w:t>
            </w:r>
            <w:commentRangeEnd w:id="7"/>
            <w:r>
              <w:rPr>
                <w:rStyle w:val="39"/>
                <w:rFonts w:asciiTheme="majorBidi" w:hAnsiTheme="majorBidi" w:cstheme="majorBidi"/>
                <w:lang w:eastAsia="zh-CN"/>
              </w:rPr>
              <w:commentReference w:id="7"/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1:男,2:女,</w:t>
            </w:r>
          </w:p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3:未知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8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38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38.1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commentRangeStart w:id="8"/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年龄</w:t>
            </w:r>
            <w:commentRangeEnd w:id="8"/>
            <w:r>
              <w:rPr>
                <w:rStyle w:val="39"/>
                <w:rFonts w:asciiTheme="majorBidi" w:hAnsiTheme="majorBidi" w:cstheme="majorBidi"/>
                <w:lang w:eastAsia="zh-CN"/>
              </w:rPr>
              <w:commentReference w:id="8"/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8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正整数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8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38.2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commentRangeStart w:id="9"/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年龄单位</w:t>
            </w:r>
            <w:commentRangeEnd w:id="9"/>
            <w:r>
              <w:rPr>
                <w:rStyle w:val="39"/>
                <w:rFonts w:asciiTheme="majorBidi" w:hAnsiTheme="majorBidi" w:cstheme="majorBidi"/>
                <w:lang w:eastAsia="zh-CN"/>
              </w:rPr>
              <w:commentReference w:id="9"/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1:岁,2:月,</w:t>
            </w:r>
          </w:p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3:天,4:小时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pStyle w:val="53"/>
              <w:ind w:firstLine="0"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ind w:firstLine="0"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协议中总共有38个字段，此处只列出本系统所需的字段，其他字段在实际通信过程中可以补充上去，系统也能自动识别。</w:t>
            </w:r>
          </w:p>
        </w:tc>
      </w:tr>
    </w:tbl>
    <w:p>
      <w:pPr>
        <w:rPr>
          <w:rFonts w:eastAsia="宋体"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56" w:name="_Toc34637486"/>
      <w:bookmarkStart w:id="157" w:name="_Toc34639029"/>
      <w:r>
        <w:rPr>
          <w:rFonts w:asciiTheme="majorBidi" w:hAnsiTheme="majorBidi" w:cstheme="majorBidi"/>
        </w:rPr>
        <w:t>标本段（SPM）</w:t>
      </w:r>
      <w:bookmarkEnd w:id="156"/>
      <w:bookmarkEnd w:id="157"/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SPM|序号|样本ID ^ ^质控品ID^样本架ID^样本架孔位||样本类型|||||||样本作用||||||| </w:t>
      </w:r>
    </w:p>
    <w:p>
      <w:pPr>
        <w:rPr>
          <w:rFonts w:asciiTheme="majorBidi" w:hAnsiTheme="majorBidi" w:cstheme="majorBidi"/>
        </w:rPr>
      </w:pPr>
    </w:p>
    <w:p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（样本）SPM|1|034581229010^^^A001^2||0|||||||P||||||||</w:t>
      </w:r>
    </w:p>
    <w:p>
      <w:pPr>
        <w:rPr>
          <w:rFonts w:asciiTheme="majorBidi" w:hAnsiTheme="majorBidi" w:cstheme="majorBidi"/>
        </w:rPr>
      </w:pPr>
      <w:commentRangeStart w:id="10"/>
      <w:r>
        <w:rPr>
          <w:rFonts w:asciiTheme="majorBidi" w:hAnsiTheme="majorBidi" w:cstheme="majorBidi"/>
        </w:rPr>
        <w:t>（质控）SPM|1|^^#2020030301#^C01^4||0|||||||Q||||||||</w:t>
      </w:r>
      <w:commentRangeEnd w:id="10"/>
      <w:r>
        <w:rPr>
          <w:rStyle w:val="39"/>
        </w:rPr>
        <w:commentReference w:id="10"/>
      </w:r>
    </w:p>
    <w:p>
      <w:pPr>
        <w:rPr>
          <w:rFonts w:asciiTheme="majorBidi" w:hAnsiTheme="majorBidi" w:cstheme="majorBidi"/>
        </w:rPr>
      </w:pPr>
    </w:p>
    <w:p>
      <w:pPr>
        <w:jc w:val="center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表 A.3-10 SPM消息段说明</w:t>
      </w:r>
    </w:p>
    <w:tbl>
      <w:tblPr>
        <w:tblStyle w:val="34"/>
        <w:tblW w:w="907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567"/>
        <w:gridCol w:w="2126"/>
        <w:gridCol w:w="1701"/>
        <w:gridCol w:w="1094"/>
        <w:gridCol w:w="1134"/>
        <w:gridCol w:w="20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内容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最大长度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是否必须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序号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是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固定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4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样本 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034581229010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是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432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2.3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质控物 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#2020030301#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是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432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样本架ID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A001/C01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4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2.5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样本架孔位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2/4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commentRangeStart w:id="11"/>
            <w:r>
              <w:rPr>
                <w:rFonts w:asciiTheme="majorBidi" w:hAnsiTheme="majorBidi" w:cstheme="majorBidi"/>
              </w:rPr>
              <w:t>样本类型</w:t>
            </w:r>
            <w:commentRangeEnd w:id="11"/>
            <w:r>
              <w:rPr>
                <w:rStyle w:val="39"/>
                <w:rFonts w:asciiTheme="majorBidi" w:hAnsiTheme="majorBidi" w:cstheme="majorBidi"/>
              </w:rPr>
              <w:commentReference w:id="11"/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1/6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是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0:血清</w:t>
            </w:r>
          </w:p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1:血浆</w:t>
            </w:r>
          </w:p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2:尿液</w:t>
            </w:r>
          </w:p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3:胸腹水</w:t>
            </w:r>
          </w:p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4:脑脊液</w:t>
            </w:r>
          </w:p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5:其他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样本作用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P/Q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是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P:病人样本,</w:t>
            </w:r>
          </w:p>
          <w:p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Q:质控品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pStyle w:val="53"/>
              <w:ind w:firstLine="0"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ind w:firstLine="0"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协议中总共有18个字段，此处只列出本系统所需的字段，其他字段在实际通信过程中可以补充上去，系统也能自动识别。</w:t>
            </w:r>
          </w:p>
        </w:tc>
      </w:tr>
    </w:tbl>
    <w:p>
      <w:pPr>
        <w:rPr>
          <w:rFonts w:eastAsia="宋体"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58" w:name="_Toc34637487"/>
      <w:bookmarkStart w:id="159" w:name="_Toc34639030"/>
      <w:r>
        <w:rPr>
          <w:rFonts w:asciiTheme="majorBidi" w:hAnsiTheme="majorBidi" w:cstheme="majorBidi"/>
        </w:rPr>
        <w:t>普通申请段（ORC）</w:t>
      </w:r>
      <w:bookmarkEnd w:id="158"/>
      <w:bookmarkEnd w:id="159"/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ORC|申请控制|||||||优先权||申请时间|||</w:t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ORC|NW|||||||0||201909131511433|||</w:t>
      </w:r>
    </w:p>
    <w:p>
      <w:pPr>
        <w:pStyle w:val="13"/>
        <w:jc w:val="center"/>
        <w:rPr>
          <w:rFonts w:asciiTheme="majorBidi" w:hAnsiTheme="majorBidi" w:eastAsiaTheme="minorEastAsia"/>
        </w:rPr>
      </w:pPr>
    </w:p>
    <w:p>
      <w:pPr>
        <w:pStyle w:val="13"/>
        <w:jc w:val="center"/>
        <w:rPr>
          <w:rFonts w:asciiTheme="majorBidi" w:hAnsiTheme="majorBidi" w:eastAsiaTheme="minorEastAsia"/>
          <w:sz w:val="18"/>
          <w:szCs w:val="18"/>
        </w:rPr>
      </w:pPr>
      <w:r>
        <w:rPr>
          <w:rFonts w:asciiTheme="majorBidi" w:hAnsiTheme="majorBidi" w:eastAsiaTheme="minorEastAsia"/>
          <w:sz w:val="18"/>
          <w:szCs w:val="18"/>
        </w:rPr>
        <w:t>表 A.3-11 ORC消息段说明</w:t>
      </w:r>
    </w:p>
    <w:tbl>
      <w:tblPr>
        <w:tblStyle w:val="101"/>
        <w:tblW w:w="90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2126"/>
        <w:gridCol w:w="1701"/>
        <w:gridCol w:w="1134"/>
        <w:gridCol w:w="992"/>
        <w:gridCol w:w="21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内容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最大长度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是否必须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申请</w:t>
            </w:r>
            <w:r>
              <w:rPr>
                <w:rFonts w:asciiTheme="majorBidi" w:hAnsiTheme="majorBidi" w:cstheme="majorBidi"/>
                <w:spacing w:val="-3"/>
                <w:kern w:val="0"/>
                <w:sz w:val="22"/>
                <w:szCs w:val="21"/>
                <w:lang w:eastAsia="en-US"/>
              </w:rPr>
              <w:t>控</w:t>
            </w: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制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NW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NW:新生成的医嘱</w:t>
            </w:r>
          </w:p>
          <w:p>
            <w:pPr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RF:对申请的再次请求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7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优先权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708" w:leftChars="337"/>
              <w:jc w:val="left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0:常规</w:t>
            </w:r>
          </w:p>
          <w:p>
            <w:pPr>
              <w:ind w:left="708" w:leftChars="337"/>
              <w:jc w:val="left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1:急查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申请</w:t>
            </w:r>
            <w:r>
              <w:rPr>
                <w:rFonts w:asciiTheme="majorBidi" w:hAnsiTheme="majorBidi" w:cstheme="majorBidi"/>
                <w:spacing w:val="-3"/>
                <w:kern w:val="0"/>
                <w:sz w:val="22"/>
                <w:szCs w:val="21"/>
                <w:lang w:eastAsia="en-US"/>
              </w:rPr>
              <w:t>时</w:t>
            </w: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间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201909131511433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yyMMddHHmmSS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pStyle w:val="53"/>
              <w:ind w:firstLine="0"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ind w:firstLine="0"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协议中总共有12个字段，此处只列出本系统所需的字段，其他字段在实际通信过程中可以补充上去，系统也能自动识别。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160" w:name="_Toc34637488"/>
      <w:bookmarkStart w:id="161" w:name="_Toc34639031"/>
      <w:r>
        <w:rPr>
          <w:rFonts w:asciiTheme="majorBidi" w:hAnsiTheme="majorBidi" w:cstheme="majorBidi"/>
        </w:rPr>
        <w:t>检验申请段（OBR）</w:t>
      </w:r>
      <w:bookmarkEnd w:id="160"/>
      <w:bookmarkEnd w:id="161"/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OBR|序号|||项目简称^稀释比例</w:t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例子：OBR|1|||FT3^1:10</w:t>
      </w:r>
    </w:p>
    <w:p>
      <w:pPr>
        <w:pStyle w:val="16"/>
        <w:rPr>
          <w:rFonts w:asciiTheme="majorBidi" w:hAnsiTheme="majorBidi" w:cstheme="majorBidi"/>
        </w:rPr>
      </w:pPr>
    </w:p>
    <w:p>
      <w:pPr>
        <w:jc w:val="center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表 A.3-12 OBR消息段说明</w:t>
      </w:r>
    </w:p>
    <w:tbl>
      <w:tblPr>
        <w:tblStyle w:val="101"/>
        <w:tblW w:w="90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523"/>
        <w:gridCol w:w="2126"/>
        <w:gridCol w:w="1701"/>
        <w:gridCol w:w="1134"/>
        <w:gridCol w:w="992"/>
        <w:gridCol w:w="21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内容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最大长度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是否必须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序号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从1开始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7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4</w:t>
            </w:r>
          </w:p>
        </w:tc>
        <w:tc>
          <w:tcPr>
            <w:tcW w:w="5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4.1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项目简称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FT3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试剂通道号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7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  <w:tc>
          <w:tcPr>
            <w:tcW w:w="5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4.2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稀释比例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1:10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</w:tr>
    </w:tbl>
    <w:p>
      <w:pPr>
        <w:pStyle w:val="16"/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pStyle w:val="53"/>
              <w:ind w:firstLine="0"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pStyle w:val="53"/>
              <w:numPr>
                <w:ilvl w:val="0"/>
                <w:numId w:val="10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协议中总共有4个字段，此处只列出本系统所需的字段，其他字段在实际通信过程中可以补充上去，系统也能自动识别。</w:t>
            </w:r>
          </w:p>
          <w:p>
            <w:pPr>
              <w:pStyle w:val="53"/>
              <w:numPr>
                <w:ilvl w:val="0"/>
                <w:numId w:val="10"/>
              </w:numPr>
              <w:ind w:firstLineChars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需要在user上面设置是否发送稀释比例。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162" w:name="_Toc34639032"/>
      <w:bookmarkStart w:id="163" w:name="_Toc34637489"/>
      <w:r>
        <w:rPr>
          <w:rFonts w:asciiTheme="majorBidi" w:hAnsiTheme="majorBidi" w:cstheme="majorBidi"/>
        </w:rPr>
        <w:t>结果段（OBX）</w:t>
      </w:r>
      <w:bookmarkEnd w:id="162"/>
      <w:bookmarkEnd w:id="163"/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OBX|序号||项目简称||样本结果|单位|参考值范围|异常标识|||F|||测试开始时间|| ||模块名称^设备名称|测试结束时间|复查标志|传输类型</w:t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ind w:left="405" w:leftChars="193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OBX|1||FT4||20.9|mmol/L|8.9-17.2|H|||F|||20191025104016||||Module1^Maglumi|20191025104816|0|0</w:t>
      </w:r>
    </w:p>
    <w:p>
      <w:pPr>
        <w:pStyle w:val="13"/>
        <w:jc w:val="center"/>
        <w:rPr>
          <w:rFonts w:asciiTheme="majorBidi" w:hAnsiTheme="majorBidi"/>
          <w:sz w:val="18"/>
          <w:szCs w:val="18"/>
        </w:rPr>
      </w:pPr>
      <w:r>
        <w:rPr>
          <w:rFonts w:asciiTheme="majorBidi" w:hAnsiTheme="majorBidi"/>
          <w:sz w:val="18"/>
          <w:szCs w:val="18"/>
        </w:rPr>
        <w:t xml:space="preserve">表 </w:t>
      </w:r>
      <w:r>
        <w:rPr>
          <w:rFonts w:asciiTheme="majorBidi" w:hAnsiTheme="majorBidi" w:eastAsiaTheme="minorEastAsia"/>
          <w:sz w:val="18"/>
          <w:szCs w:val="18"/>
        </w:rPr>
        <w:t>A.3-</w:t>
      </w:r>
      <w:r>
        <w:rPr>
          <w:rFonts w:asciiTheme="majorBidi" w:hAnsiTheme="majorBidi"/>
          <w:sz w:val="18"/>
          <w:szCs w:val="18"/>
        </w:rPr>
        <w:t>13 OBX消息段说明</w:t>
      </w:r>
    </w:p>
    <w:tbl>
      <w:tblPr>
        <w:tblStyle w:val="101"/>
        <w:tblW w:w="90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519"/>
        <w:gridCol w:w="1983"/>
        <w:gridCol w:w="1844"/>
        <w:gridCol w:w="1134"/>
        <w:gridCol w:w="992"/>
        <w:gridCol w:w="21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位置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字段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内容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最大长度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是否必须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序号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从1开始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项目简称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FT4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试剂名称简称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5.1</w:t>
            </w:r>
          </w:p>
        </w:tc>
        <w:tc>
          <w:tcPr>
            <w:tcW w:w="198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commentRangeStart w:id="12"/>
            <w:r>
              <w:rPr>
                <w:rFonts w:asciiTheme="majorBidi" w:hAnsiTheme="majorBidi" w:cstheme="majorBidi"/>
                <w:kern w:val="0"/>
                <w:szCs w:val="21"/>
                <w:lang w:eastAsia="en-US"/>
              </w:rPr>
              <w:t>定量结果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20.9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  <w:commentRangeEnd w:id="12"/>
            <w:r>
              <w:rPr>
                <w:rStyle w:val="39"/>
                <w:rFonts w:asciiTheme="majorBidi" w:hAnsiTheme="majorBidi" w:cstheme="majorBidi"/>
                <w:lang w:eastAsia="en-US"/>
              </w:rPr>
              <w:commentReference w:id="12"/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6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单位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试剂项目的单位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7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参考值范围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8.9-17.2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试剂项目结果正常值参考范围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8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异常标识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H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6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H：高于正常值</w:t>
            </w:r>
          </w:p>
          <w:p>
            <w:pPr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HH：高于线性范围值</w:t>
            </w:r>
          </w:p>
          <w:p>
            <w:pPr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L：低于正常值</w:t>
            </w:r>
          </w:p>
          <w:p>
            <w:pPr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LL：低于线性范围值</w:t>
            </w:r>
          </w:p>
          <w:p>
            <w:pPr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N：无标记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11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结果状态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F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固定，表示最后结果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14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开始检测时间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20191025104016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yyyyMMddHHmmSS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80" w:type="dxa"/>
            <w:vMerge w:val="restart"/>
            <w:tcBorders>
              <w:top w:val="single" w:color="auto" w:sz="4" w:space="0"/>
              <w:left w:val="single" w:color="000000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18</w:t>
            </w: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18.1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模块名称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Module1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80" w:type="dxa"/>
            <w:vMerge w:val="continue"/>
            <w:tcBorders>
              <w:left w:val="single" w:color="000000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  <w:tc>
          <w:tcPr>
            <w:tcW w:w="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18.2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设备名称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Maglumi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19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5" w:lineRule="exact"/>
              <w:ind w:left="102" w:firstLine="440"/>
              <w:jc w:val="center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/>
              </w:rPr>
              <w:t>结束检测时间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20191025104816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yyyyMMddHHmmSS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rPr>
                <w:rFonts w:eastAsia="宋体" w:asciiTheme="majorBidi" w:hAnsiTheme="majorBidi" w:cstheme="majorBidi"/>
                <w:kern w:val="0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5" w:lineRule="exact"/>
              <w:ind w:left="102" w:firstLine="440"/>
              <w:jc w:val="center"/>
              <w:rPr>
                <w:rFonts w:asciiTheme="majorBidi" w:hAnsiTheme="majorBidi" w:cstheme="majorBidi"/>
                <w:lang w:eastAsia="zh-CN"/>
              </w:rPr>
            </w:pPr>
            <w:r>
              <w:rPr>
                <w:rFonts w:asciiTheme="majorBidi" w:hAnsiTheme="majorBidi" w:cstheme="majorBidi"/>
                <w:lang w:eastAsia="zh-CN"/>
              </w:rPr>
              <w:t>复查标志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0：常规结果</w:t>
            </w:r>
          </w:p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1：复查结果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center"/>
          </w:tcPr>
          <w:p>
            <w:pPr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21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5" w:lineRule="exact"/>
              <w:ind w:left="102" w:firstLine="440"/>
              <w:jc w:val="center"/>
              <w:rPr>
                <w:rFonts w:asciiTheme="majorBidi" w:hAnsiTheme="majorBidi" w:cstheme="majorBidi"/>
                <w:lang w:eastAsia="zh-CN"/>
              </w:rPr>
            </w:pPr>
            <w:r>
              <w:rPr>
                <w:rFonts w:asciiTheme="majorBidi" w:hAnsiTheme="majorBidi" w:cstheme="majorBidi"/>
                <w:lang w:eastAsia="zh-CN"/>
              </w:rPr>
              <w:t>传输类型</w:t>
            </w:r>
          </w:p>
        </w:tc>
        <w:tc>
          <w:tcPr>
            <w:tcW w:w="1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0：自动传输</w:t>
            </w: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br w:type="textWrapping"/>
            </w: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1：手工传输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5"/>
        <w:tblW w:w="8364" w:type="dxa"/>
        <w:tblInd w:w="69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723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125" w:type="dxa"/>
            <w:tcBorders>
              <w:top w:val="nil"/>
              <w:bottom w:val="nil"/>
            </w:tcBorders>
            <w:vAlign w:val="center"/>
          </w:tcPr>
          <w:p>
            <w:pPr>
              <w:pStyle w:val="23"/>
              <w:pBdr>
                <w:bottom w:val="none" w:color="auto" w:sz="0" w:space="0"/>
              </w:pBdr>
              <w:tabs>
                <w:tab w:val="left" w:pos="3969"/>
                <w:tab w:val="left" w:pos="453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drawing>
                <wp:inline distT="0" distB="0" distL="0" distR="0">
                  <wp:extent cx="506730" cy="431800"/>
                  <wp:effectExtent l="19050" t="0" r="7249" b="0"/>
                  <wp:docPr id="29" name="图片 114" descr="C:\Documents and Settings\Administrator\feiq\RichOle\2859441990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14" descr="C:\Documents and Settings\Administrator\feiq\RichOle\2859441990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01" cy="432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注意：</w:t>
            </w:r>
          </w:p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1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协议中总共有21个字段，此处只列出本系统所需的字段，其他字段在实际通信过程中可以补充上去，系统也能自动识别。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164" w:name="_Toc34637490"/>
      <w:bookmarkStart w:id="165" w:name="_Toc34639033"/>
      <w:r>
        <w:rPr>
          <w:rFonts w:asciiTheme="majorBidi" w:hAnsiTheme="majorBidi" w:cstheme="majorBidi"/>
        </w:rPr>
        <w:t>说明段（NTE）</w:t>
      </w:r>
      <w:bookmarkEnd w:id="164"/>
      <w:bookmarkEnd w:id="165"/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NTE|序号</w:t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NTE|1</w:t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 w:eastAsiaTheme="minorEastAsia"/>
          <w:sz w:val="18"/>
          <w:szCs w:val="18"/>
        </w:rPr>
      </w:pPr>
      <w:r>
        <w:rPr>
          <w:rFonts w:asciiTheme="majorBidi" w:hAnsiTheme="majorBidi" w:eastAsiaTheme="minorEastAsia"/>
          <w:sz w:val="18"/>
          <w:szCs w:val="18"/>
        </w:rPr>
        <w:t>表 A.3-</w:t>
      </w:r>
      <w:r>
        <w:rPr>
          <w:rFonts w:asciiTheme="majorBidi" w:hAnsiTheme="majorBidi"/>
          <w:sz w:val="18"/>
          <w:szCs w:val="18"/>
        </w:rPr>
        <w:t>14</w:t>
      </w:r>
      <w:r>
        <w:rPr>
          <w:rFonts w:asciiTheme="majorBidi" w:hAnsiTheme="majorBidi" w:eastAsiaTheme="minorEastAsia"/>
          <w:sz w:val="18"/>
          <w:szCs w:val="18"/>
        </w:rPr>
        <w:t xml:space="preserve"> NTE消息段说明</w:t>
      </w:r>
    </w:p>
    <w:tbl>
      <w:tblPr>
        <w:tblStyle w:val="101"/>
        <w:tblW w:w="90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2126"/>
        <w:gridCol w:w="1701"/>
        <w:gridCol w:w="1134"/>
        <w:gridCol w:w="992"/>
        <w:gridCol w:w="21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内容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最大长度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szCs w:val="21"/>
                <w:lang w:eastAsia="en-US"/>
              </w:rPr>
              <w:t>是否必须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序号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szCs w:val="21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szCs w:val="21"/>
                <w:lang w:eastAsia="en-US"/>
              </w:rPr>
              <w:t>从1开始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5"/>
        <w:tblW w:w="8364" w:type="dxa"/>
        <w:tblInd w:w="69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723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125" w:type="dxa"/>
            <w:tcBorders>
              <w:top w:val="nil"/>
              <w:bottom w:val="nil"/>
            </w:tcBorders>
            <w:vAlign w:val="center"/>
          </w:tcPr>
          <w:p>
            <w:pPr>
              <w:pStyle w:val="23"/>
              <w:pBdr>
                <w:bottom w:val="none" w:color="auto" w:sz="0" w:space="0"/>
              </w:pBdr>
              <w:tabs>
                <w:tab w:val="left" w:pos="3969"/>
                <w:tab w:val="left" w:pos="453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drawing>
                <wp:inline distT="0" distB="0" distL="0" distR="0">
                  <wp:extent cx="506730" cy="431800"/>
                  <wp:effectExtent l="0" t="0" r="7620" b="6350"/>
                  <wp:docPr id="67" name="图片 114" descr="C:\Documents and Settings\Administrator\feiq\RichOle\2859441990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14" descr="C:\Documents and Settings\Administrator\feiq\RichOle\2859441990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01" cy="432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注意：</w:t>
            </w:r>
          </w:p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1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协议中总共有3个字段，此处只列出本系统所需的字段，其他字段在实际通信过程中可以补充上去，系统也能自动识别。</w:t>
            </w:r>
          </w:p>
        </w:tc>
      </w:tr>
    </w:tbl>
    <w:p>
      <w:pPr>
        <w:rPr>
          <w:rFonts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  <w:sz w:val="32"/>
          <w:szCs w:val="32"/>
        </w:rPr>
      </w:pPr>
      <w:bookmarkStart w:id="166" w:name="_Toc34639034"/>
      <w:bookmarkStart w:id="167" w:name="_Toc34637491"/>
      <w:r>
        <w:rPr>
          <w:rFonts w:asciiTheme="majorBidi" w:hAnsiTheme="majorBidi" w:cstheme="majorBidi"/>
        </w:rPr>
        <w:t>查询参数段（QPD）</w:t>
      </w:r>
      <w:bookmarkEnd w:id="166"/>
      <w:bookmarkEnd w:id="167"/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QPD|查询名称||样本ID^^样本架ID^样本架孔位|优先级</w:t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ind w:left="405" w:leftChars="193"/>
        <w:rPr>
          <w:rFonts w:asciiTheme="majorBidi" w:hAnsiTheme="majorBidi" w:cstheme="majorBidi"/>
        </w:rPr>
      </w:pPr>
      <w:commentRangeStart w:id="13"/>
      <w:r>
        <w:rPr>
          <w:rFonts w:asciiTheme="majorBidi" w:hAnsiTheme="majorBidi" w:cstheme="majorBidi"/>
        </w:rPr>
        <w:t>QPD|RSREQ||123456^^N0001^2|0</w:t>
      </w:r>
      <w:commentRangeEnd w:id="13"/>
      <w:r>
        <w:rPr>
          <w:rStyle w:val="39"/>
          <w:rFonts w:asciiTheme="majorBidi" w:hAnsiTheme="majorBidi" w:cstheme="majorBidi"/>
        </w:rPr>
        <w:commentReference w:id="13"/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pStyle w:val="13"/>
        <w:jc w:val="center"/>
        <w:rPr>
          <w:rFonts w:asciiTheme="majorBidi" w:hAnsiTheme="majorBidi" w:eastAsiaTheme="minorEastAsia"/>
          <w:sz w:val="18"/>
          <w:szCs w:val="18"/>
        </w:rPr>
      </w:pPr>
      <w:r>
        <w:rPr>
          <w:rFonts w:asciiTheme="majorBidi" w:hAnsiTheme="majorBidi" w:eastAsiaTheme="minorEastAsia"/>
          <w:sz w:val="18"/>
          <w:szCs w:val="18"/>
        </w:rPr>
        <w:t>表 A.3-15 QPD消息段说明</w:t>
      </w:r>
    </w:p>
    <w:tbl>
      <w:tblPr>
        <w:tblStyle w:val="101"/>
        <w:tblW w:w="90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523"/>
        <w:gridCol w:w="2126"/>
        <w:gridCol w:w="1701"/>
        <w:gridCol w:w="1134"/>
        <w:gridCol w:w="992"/>
        <w:gridCol w:w="21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内容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最大长度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  <w:t>是否必须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5" w:lineRule="exact"/>
              <w:ind w:left="102"/>
              <w:jc w:val="center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/>
                <w:sz w:val="21"/>
                <w:szCs w:val="21"/>
                <w:lang w:eastAsia="zh-CN"/>
              </w:rPr>
              <w:t>查询名称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RSREQ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7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RSREQ或TSREQ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7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3</w:t>
            </w:r>
          </w:p>
        </w:tc>
        <w:tc>
          <w:tcPr>
            <w:tcW w:w="5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3.1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8" w:lineRule="exact"/>
              <w:ind w:left="102"/>
              <w:jc w:val="center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/>
                <w:sz w:val="21"/>
                <w:szCs w:val="21"/>
                <w:lang w:eastAsia="zh-CN"/>
              </w:rPr>
              <w:t>样本ID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123456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22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76" w:type="dxa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</w:p>
        </w:tc>
        <w:tc>
          <w:tcPr>
            <w:tcW w:w="5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3.3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8" w:lineRule="exact"/>
              <w:ind w:left="102"/>
              <w:jc w:val="center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/>
                <w:sz w:val="21"/>
                <w:szCs w:val="21"/>
                <w:lang w:eastAsia="zh-CN"/>
              </w:rPr>
              <w:t>样本架ID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N0001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5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476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</w:p>
        </w:tc>
        <w:tc>
          <w:tcPr>
            <w:tcW w:w="52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3.4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5" w:lineRule="exact"/>
              <w:ind w:left="102"/>
              <w:jc w:val="center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/>
                <w:sz w:val="21"/>
                <w:szCs w:val="21"/>
                <w:lang w:eastAsia="zh-CN"/>
              </w:rPr>
              <w:t>样本架孔位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22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zh-CN"/>
              </w:rPr>
            </w:pP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gridSpan w:val="2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02"/>
              <w:spacing w:line="285" w:lineRule="exact"/>
              <w:ind w:left="102"/>
              <w:jc w:val="center"/>
              <w:rPr>
                <w:rFonts w:asciiTheme="majorBidi" w:hAnsiTheme="majorBidi" w:cstheme="majorBidi"/>
                <w:sz w:val="21"/>
                <w:szCs w:val="21"/>
                <w:lang w:eastAsia="zh-CN"/>
              </w:rPr>
            </w:pPr>
            <w:r>
              <w:rPr>
                <w:rFonts w:asciiTheme="majorBidi" w:hAnsiTheme="majorBidi" w:cstheme="majorBidi"/>
                <w:sz w:val="21"/>
                <w:szCs w:val="21"/>
                <w:lang w:eastAsia="zh-CN"/>
              </w:rPr>
              <w:t>优先权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708" w:leftChars="337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0:常规</w:t>
            </w:r>
          </w:p>
          <w:p>
            <w:pPr>
              <w:ind w:left="708" w:leftChars="337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1:急诊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5"/>
        <w:tblW w:w="8364" w:type="dxa"/>
        <w:tblInd w:w="69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723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125" w:type="dxa"/>
            <w:tcBorders>
              <w:top w:val="nil"/>
              <w:bottom w:val="nil"/>
            </w:tcBorders>
            <w:vAlign w:val="center"/>
          </w:tcPr>
          <w:p>
            <w:pPr>
              <w:pStyle w:val="23"/>
              <w:pBdr>
                <w:bottom w:val="none" w:color="auto" w:sz="0" w:space="0"/>
              </w:pBdr>
              <w:tabs>
                <w:tab w:val="left" w:pos="3969"/>
                <w:tab w:val="left" w:pos="453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drawing>
                <wp:inline distT="0" distB="0" distL="0" distR="0">
                  <wp:extent cx="506730" cy="431800"/>
                  <wp:effectExtent l="0" t="0" r="7620" b="6350"/>
                  <wp:docPr id="68" name="图片 114" descr="C:\Documents and Settings\Administrator\feiq\RichOle\2859441990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14" descr="C:\Documents and Settings\Administrator\feiq\RichOle\2859441990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01" cy="432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注意：</w:t>
            </w:r>
          </w:p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1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协议中总共有4个字段，此处只列出本系统所需的字段，其他字段在实际通信过程中可以补充上去，系统也能自动识别。</w:t>
            </w:r>
          </w:p>
        </w:tc>
      </w:tr>
    </w:tbl>
    <w:p>
      <w:pPr>
        <w:pStyle w:val="103"/>
        <w:outlineLvl w:val="3"/>
        <w:rPr>
          <w:rFonts w:asciiTheme="majorBidi" w:hAnsiTheme="majorBidi" w:cstheme="majorBidi"/>
        </w:rPr>
      </w:pPr>
      <w:bookmarkStart w:id="168" w:name="_Toc34637492"/>
      <w:bookmarkStart w:id="169" w:name="_Toc34639035"/>
      <w:r>
        <w:rPr>
          <w:rFonts w:asciiTheme="majorBidi" w:hAnsiTheme="majorBidi" w:cstheme="majorBidi"/>
        </w:rPr>
        <w:t>回应控制段（RCP）</w:t>
      </w:r>
      <w:bookmarkEnd w:id="168"/>
      <w:bookmarkEnd w:id="169"/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格式：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RCP|查询优先级||回应形式</w:t>
      </w:r>
    </w:p>
    <w:p>
      <w:pPr>
        <w:ind w:left="405" w:leftChars="193"/>
        <w:rPr>
          <w:rFonts w:asciiTheme="majorBidi" w:hAnsiTheme="majorBidi" w:cstheme="majorBidi"/>
        </w:rPr>
      </w:pP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例子：</w:t>
      </w:r>
    </w:p>
    <w:p>
      <w:pPr>
        <w:ind w:left="405" w:leftChars="19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RCP|I||R|</w:t>
      </w:r>
    </w:p>
    <w:p>
      <w:pPr>
        <w:pStyle w:val="13"/>
        <w:jc w:val="center"/>
        <w:rPr>
          <w:rFonts w:asciiTheme="majorBidi" w:hAnsiTheme="majorBidi" w:eastAsiaTheme="minorEastAsia"/>
          <w:sz w:val="18"/>
          <w:szCs w:val="18"/>
        </w:rPr>
      </w:pPr>
      <w:r>
        <w:rPr>
          <w:rFonts w:asciiTheme="majorBidi" w:hAnsiTheme="majorBidi" w:eastAsiaTheme="minorEastAsia"/>
          <w:sz w:val="18"/>
          <w:szCs w:val="18"/>
        </w:rPr>
        <w:t xml:space="preserve">表 A.3-16 </w:t>
      </w:r>
      <w:r>
        <w:rPr>
          <w:rFonts w:asciiTheme="majorBidi" w:hAnsiTheme="majorBidi"/>
          <w:sz w:val="18"/>
          <w:szCs w:val="18"/>
        </w:rPr>
        <w:t>RCP</w:t>
      </w:r>
      <w:r>
        <w:rPr>
          <w:rFonts w:asciiTheme="majorBidi" w:hAnsiTheme="majorBidi" w:eastAsiaTheme="minorEastAsia"/>
          <w:sz w:val="18"/>
          <w:szCs w:val="18"/>
        </w:rPr>
        <w:t>消息段说明</w:t>
      </w:r>
    </w:p>
    <w:tbl>
      <w:tblPr>
        <w:tblStyle w:val="101"/>
        <w:tblW w:w="907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2126"/>
        <w:gridCol w:w="1701"/>
        <w:gridCol w:w="1134"/>
        <w:gridCol w:w="992"/>
        <w:gridCol w:w="212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位置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内容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最大长度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是否必须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查询优先级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zh-CN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zh-CN"/>
              </w:rPr>
              <w:t>I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4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固定，表示立即查询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99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3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回应形式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R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10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kern w:val="0"/>
                <w:sz w:val="22"/>
                <w:lang w:eastAsia="en-US"/>
              </w:rPr>
              <w:t>是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Theme="majorBidi" w:hAnsiTheme="majorBidi" w:cstheme="majorBidi"/>
                <w:kern w:val="0"/>
                <w:sz w:val="22"/>
                <w:lang w:eastAsia="en-US"/>
              </w:rPr>
            </w:pPr>
            <w:r>
              <w:rPr>
                <w:rFonts w:asciiTheme="majorBidi" w:hAnsiTheme="majorBidi" w:cstheme="majorBidi"/>
                <w:kern w:val="0"/>
                <w:sz w:val="22"/>
                <w:lang w:eastAsia="en-US"/>
              </w:rPr>
              <w:t>固定，表示实时响应</w:t>
            </w:r>
          </w:p>
        </w:tc>
      </w:tr>
    </w:tbl>
    <w:p>
      <w:pPr>
        <w:rPr>
          <w:rFonts w:asciiTheme="majorBidi" w:hAnsiTheme="majorBidi" w:cstheme="majorBidi"/>
        </w:rPr>
      </w:pPr>
    </w:p>
    <w:tbl>
      <w:tblPr>
        <w:tblStyle w:val="35"/>
        <w:tblW w:w="8364" w:type="dxa"/>
        <w:tblInd w:w="69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723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125" w:type="dxa"/>
            <w:tcBorders>
              <w:top w:val="nil"/>
              <w:bottom w:val="nil"/>
            </w:tcBorders>
            <w:vAlign w:val="center"/>
          </w:tcPr>
          <w:p>
            <w:pPr>
              <w:pStyle w:val="23"/>
              <w:pBdr>
                <w:bottom w:val="none" w:color="auto" w:sz="0" w:space="0"/>
              </w:pBdr>
              <w:tabs>
                <w:tab w:val="left" w:pos="3969"/>
                <w:tab w:val="left" w:pos="4536"/>
              </w:tabs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drawing>
                <wp:inline distT="0" distB="0" distL="0" distR="0">
                  <wp:extent cx="506730" cy="431800"/>
                  <wp:effectExtent l="0" t="0" r="7620" b="6350"/>
                  <wp:docPr id="69" name="图片 114" descr="C:\Documents and Settings\Administrator\feiq\RichOle\2859441990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14" descr="C:\Documents and Settings\Administrator\feiq\RichOle\2859441990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01" cy="432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注意：</w:t>
            </w:r>
          </w:p>
          <w:p>
            <w:pPr>
              <w:rPr>
                <w:rFonts w:eastAsia="宋体" w:asciiTheme="majorBidi" w:hAnsiTheme="majorBidi" w:cstheme="majorBidi"/>
                <w:kern w:val="0"/>
                <w:sz w:val="20"/>
                <w:szCs w:val="21"/>
              </w:rPr>
            </w:pPr>
            <w:r>
              <w:rPr>
                <w:rFonts w:eastAsia="宋体" w:asciiTheme="majorBidi" w:hAnsiTheme="majorBidi" w:cstheme="majorBidi"/>
                <w:kern w:val="0"/>
                <w:sz w:val="20"/>
                <w:szCs w:val="20"/>
              </w:rPr>
              <w:t>协议中总共有3个字段，此处只列出本系统所需的字段，其他字段在实际通信过程中可以补充上去，系统也能自动识别。</w:t>
            </w:r>
          </w:p>
        </w:tc>
      </w:tr>
    </w:tbl>
    <w:p>
      <w:pPr>
        <w:pStyle w:val="16"/>
      </w:pPr>
      <w:bookmarkStart w:id="170" w:name="_bookmark67"/>
      <w:bookmarkEnd w:id="170"/>
      <w:bookmarkStart w:id="171" w:name="_bookmark68"/>
      <w:bookmarkEnd w:id="171"/>
      <w:bookmarkStart w:id="172" w:name="_bookmark66"/>
      <w:bookmarkEnd w:id="172"/>
      <w:bookmarkStart w:id="173" w:name="_bookmark65"/>
      <w:bookmarkEnd w:id="173"/>
      <w:bookmarkStart w:id="174" w:name="QPD"/>
      <w:bookmarkEnd w:id="174"/>
      <w:bookmarkStart w:id="175" w:name="_bookmark64"/>
      <w:bookmarkEnd w:id="175"/>
      <w:bookmarkStart w:id="176" w:name="_bookmark63"/>
      <w:bookmarkEnd w:id="176"/>
      <w:bookmarkStart w:id="177" w:name="_bookmark62"/>
      <w:bookmarkEnd w:id="177"/>
      <w:bookmarkStart w:id="178" w:name="_bookmark61"/>
      <w:bookmarkEnd w:id="178"/>
      <w:bookmarkStart w:id="179" w:name="_bookmark59"/>
      <w:bookmarkEnd w:id="179"/>
      <w:bookmarkStart w:id="180" w:name="_bookmark58"/>
      <w:bookmarkEnd w:id="180"/>
      <w:bookmarkStart w:id="181" w:name="_bookmark56"/>
      <w:bookmarkEnd w:id="181"/>
      <w:bookmarkStart w:id="182" w:name="_bookmark69"/>
      <w:bookmarkEnd w:id="182"/>
      <w:bookmarkStart w:id="183" w:name="_Toc34637493"/>
      <w:bookmarkStart w:id="184" w:name="_Toc34639036"/>
    </w:p>
    <w:p>
      <w:pPr>
        <w:pStyle w:val="90"/>
        <w:rPr>
          <w:rFonts w:asciiTheme="majorBidi" w:hAnsiTheme="majorBidi"/>
        </w:rPr>
      </w:pPr>
      <w:r>
        <w:rPr>
          <w:rFonts w:hint="eastAsia" w:eastAsia="宋体" w:cs="宋体"/>
        </w:rPr>
        <w:t>例子说明</w:t>
      </w:r>
      <w:bookmarkEnd w:id="183"/>
      <w:bookmarkEnd w:id="184"/>
    </w:p>
    <w:p>
      <w:pPr>
        <w:pStyle w:val="103"/>
        <w:outlineLvl w:val="3"/>
        <w:rPr>
          <w:rFonts w:asciiTheme="majorBidi" w:hAnsiTheme="majorBidi" w:cstheme="majorBidi"/>
        </w:rPr>
      </w:pPr>
      <w:bookmarkStart w:id="185" w:name="_Ref32832544"/>
      <w:bookmarkStart w:id="186" w:name="_Toc34637494"/>
      <w:bookmarkStart w:id="187" w:name="_Toc34639037"/>
      <w:bookmarkStart w:id="188" w:name="_Ref32832271"/>
      <w:r>
        <w:rPr>
          <w:rFonts w:asciiTheme="majorBidi" w:hAnsiTheme="majorBidi" w:cstheme="majorBidi"/>
        </w:rPr>
        <w:t>返回测试项目</w:t>
      </w:r>
      <w:bookmarkEnd w:id="185"/>
      <w:bookmarkEnd w:id="186"/>
      <w:bookmarkEnd w:id="187"/>
    </w:p>
    <w:p>
      <w:pPr>
        <w:pStyle w:val="1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实际传输内容：</w:t>
      </w:r>
    </w:p>
    <w:tbl>
      <w:tblPr>
        <w:tblStyle w:val="3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 MSH|^~\&amp;</w:t>
            </w:r>
            <w:commentRangeStart w:id="14"/>
            <w:r>
              <w:rPr>
                <w:rFonts w:asciiTheme="majorBidi" w:hAnsiTheme="majorBidi" w:cstheme="majorBidi"/>
                <w:sz w:val="20"/>
              </w:rPr>
              <w:t>|</w:t>
            </w:r>
            <w:r>
              <w:rPr>
                <w:rFonts w:hint="eastAsia" w:asciiTheme="majorBidi" w:hAnsiTheme="majorBidi" w:cstheme="majorBidi"/>
                <w:sz w:val="20"/>
              </w:rPr>
              <w:t>Lis</w:t>
            </w:r>
            <w:commentRangeEnd w:id="14"/>
            <w:r>
              <w:rPr>
                <w:rStyle w:val="39"/>
                <w:rFonts w:asciiTheme="minorHAnsi" w:hAnsiTheme="minorHAnsi" w:eastAsiaTheme="minorEastAsia"/>
                <w:kern w:val="2"/>
              </w:rPr>
              <w:commentReference w:id="14"/>
            </w:r>
            <w:r>
              <w:rPr>
                <w:rFonts w:asciiTheme="majorBidi" w:hAnsiTheme="majorBidi" w:cstheme="majorBidi"/>
                <w:sz w:val="20"/>
              </w:rPr>
              <w:t>||Maglumi X8||20200311140350||OML^O33|2|P|2.5|||NE|NE||UTF-8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PID|1||34||zhangsan||19960101|男||||||||||||||||||||||||||||||^岁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 SPM|1|1234567^^|||||||||P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 ORC|NW||||||N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OBR|1|||FT3^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OBR|2|||FT4^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pStyle w:val="1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传输方向说明：</w:t>
      </w:r>
    </w:p>
    <w:p>
      <w:pPr>
        <w:pStyle w:val="16"/>
        <w:rPr>
          <w:rFonts w:asciiTheme="majorBidi" w:hAnsiTheme="majorBidi" w:cstheme="majorBidi"/>
        </w:rPr>
      </w:pPr>
    </w:p>
    <w:tbl>
      <w:tblPr>
        <w:tblStyle w:val="34"/>
        <w:tblW w:w="4536" w:type="dxa"/>
        <w:tblInd w:w="1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--&gt;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本系统发送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pStyle w:val="5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上述内容是本系统使用HL7通信协议返回测试项目的消息。上文是返回1234567这个样本对应的测试项目FT3及FT4。与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_Ref34827735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A.3.5.2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章节的请求测试项目对应。对应字段的解析可以参考附录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_Ref34827701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A.3.4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节。</w:t>
      </w:r>
    </w:p>
    <w:p>
      <w:pPr>
        <w:pStyle w:val="103"/>
        <w:outlineLvl w:val="3"/>
        <w:rPr>
          <w:rFonts w:asciiTheme="majorBidi" w:hAnsiTheme="majorBidi" w:cstheme="majorBidi"/>
        </w:rPr>
      </w:pPr>
      <w:bookmarkStart w:id="189" w:name="_Ref34827735"/>
      <w:bookmarkStart w:id="190" w:name="_Toc34639038"/>
      <w:bookmarkStart w:id="191" w:name="_Toc34637495"/>
      <w:r>
        <w:rPr>
          <w:rFonts w:asciiTheme="majorBidi" w:hAnsiTheme="majorBidi" w:cstheme="majorBidi"/>
        </w:rPr>
        <w:t>询问测试项目</w:t>
      </w:r>
      <w:bookmarkEnd w:id="188"/>
      <w:bookmarkEnd w:id="189"/>
      <w:bookmarkEnd w:id="190"/>
      <w:bookmarkEnd w:id="191"/>
    </w:p>
    <w:p>
      <w:pPr>
        <w:pStyle w:val="1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实际传输内容：</w:t>
      </w:r>
    </w:p>
    <w:tbl>
      <w:tblPr>
        <w:tblStyle w:val="3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MSH|^~\&amp;|Maglumi X8||Lis||20200311140350||TSREQ|2|P|2.5|||NE|NE||UTF-8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 QPD|TSREQ||1234567^^A006^2|0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 RCP|</w:t>
            </w:r>
            <w:r>
              <w:rPr>
                <w:rFonts w:hint="eastAsia" w:asciiTheme="majorBidi" w:hAnsiTheme="majorBidi" w:cstheme="majorBidi"/>
                <w:sz w:val="20"/>
              </w:rPr>
              <w:t>I</w:t>
            </w:r>
            <w:r>
              <w:rPr>
                <w:rFonts w:asciiTheme="majorBidi" w:hAnsiTheme="majorBidi" w:cstheme="majorBidi"/>
                <w:sz w:val="20"/>
              </w:rPr>
              <w:t>||R|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pStyle w:val="1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传输方向说明</w:t>
      </w:r>
    </w:p>
    <w:p>
      <w:pPr>
        <w:pStyle w:val="16"/>
        <w:rPr>
          <w:rFonts w:asciiTheme="majorBidi" w:hAnsiTheme="majorBidi" w:cstheme="majorBidi"/>
        </w:rPr>
      </w:pPr>
    </w:p>
    <w:tbl>
      <w:tblPr>
        <w:tblStyle w:val="34"/>
        <w:tblW w:w="4536" w:type="dxa"/>
        <w:tblInd w:w="1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&lt;--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本系统接收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pStyle w:val="16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上述内容是仪器使用HL7通信协议向本系统请求样本对应测试项目的消息。上文是请求1234567这个样本对应的测试项目。对应字段的解析可以参考附录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_Ref34829150 \r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A.3.4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节</w:t>
      </w:r>
    </w:p>
    <w:p>
      <w:pPr>
        <w:pStyle w:val="16"/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本系统收到此内容后，将返回测试项目信息，见</w:t>
            </w:r>
            <w:r>
              <w:rPr>
                <w:rFonts w:asciiTheme="majorBidi" w:hAnsiTheme="majorBidi" w:cstheme="majorBidi"/>
              </w:rPr>
              <w:fldChar w:fldCharType="begin"/>
            </w:r>
            <w:r>
              <w:rPr>
                <w:rFonts w:asciiTheme="majorBidi" w:hAnsiTheme="majorBidi" w:cstheme="majorBidi"/>
              </w:rPr>
              <w:instrText xml:space="preserve"> REF _Ref32832544 \r \h </w:instrText>
            </w:r>
            <w:r>
              <w:rPr>
                <w:rFonts w:asciiTheme="majorBidi" w:hAnsiTheme="majorBidi" w:cstheme="majorBidi"/>
              </w:rPr>
              <w:fldChar w:fldCharType="separate"/>
            </w:r>
            <w:r>
              <w:rPr>
                <w:rFonts w:asciiTheme="majorBidi" w:hAnsiTheme="majorBidi" w:cstheme="majorBidi"/>
                <w:cs/>
              </w:rPr>
              <w:t>‎</w:t>
            </w:r>
            <w:r>
              <w:rPr>
                <w:rFonts w:asciiTheme="majorBidi" w:hAnsiTheme="majorBidi" w:cstheme="majorBidi"/>
              </w:rPr>
              <w:t>A.3.5.1</w:t>
            </w:r>
            <w:r>
              <w:rPr>
                <w:rFonts w:asciiTheme="majorBidi" w:hAnsiTheme="majorBidi" w:cstheme="majorBidi"/>
              </w:rPr>
              <w:fldChar w:fldCharType="end"/>
            </w:r>
            <w:r>
              <w:rPr>
                <w:rFonts w:asciiTheme="majorBidi" w:hAnsiTheme="majorBidi" w:cstheme="majorBidi"/>
              </w:rPr>
              <w:t>节例子。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pStyle w:val="103"/>
        <w:outlineLvl w:val="3"/>
        <w:rPr>
          <w:rFonts w:asciiTheme="majorBidi" w:hAnsiTheme="majorBidi" w:cstheme="majorBidi"/>
        </w:rPr>
      </w:pPr>
      <w:bookmarkStart w:id="192" w:name="_Toc34639039"/>
      <w:bookmarkStart w:id="193" w:name="_Toc34637496"/>
      <w:bookmarkStart w:id="194" w:name="_Ref32851924"/>
      <w:r>
        <w:rPr>
          <w:rFonts w:asciiTheme="majorBidi" w:hAnsiTheme="majorBidi" w:cstheme="majorBidi"/>
        </w:rPr>
        <w:t>传输结果</w:t>
      </w:r>
      <w:bookmarkEnd w:id="192"/>
      <w:bookmarkEnd w:id="193"/>
      <w:bookmarkEnd w:id="194"/>
    </w:p>
    <w:p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实际传输内容：</w:t>
      </w:r>
    </w:p>
    <w:p>
      <w:pPr>
        <w:rPr>
          <w:rFonts w:asciiTheme="majorBidi" w:hAnsiTheme="majorBidi" w:cstheme="majorBidi"/>
        </w:rPr>
      </w:pPr>
    </w:p>
    <w:tbl>
      <w:tblPr>
        <w:tblStyle w:val="3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MSH|^~\&amp;|Maglumi X8||Lis||20200311140933||OUL^R22|4|P|2.5|||NE|NE||UTF-8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 SPM|1|1234567^^^A006^2||0|||||||P||||||||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 ORC|NW||||||0||20200311140350|||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 OBR|1|||FT4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OBX|1||FT4||</w:t>
            </w:r>
            <w:r>
              <w:rPr>
                <w:rFonts w:hint="eastAsia" w:asciiTheme="majorBidi" w:hAnsiTheme="majorBidi" w:cstheme="majorBidi"/>
                <w:sz w:val="20"/>
              </w:rPr>
              <w:t>9.2</w:t>
            </w:r>
            <w:r>
              <w:rPr>
                <w:rFonts w:asciiTheme="majorBidi" w:hAnsiTheme="majorBidi" w:cstheme="majorBidi"/>
                <w:sz w:val="20"/>
              </w:rPr>
              <w:t>|pg/mL|8.90 - 45.00|HH|||F|||20200311140702||||Module1^Maglumi|20200311140933|0|0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&lt;--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NTE|1</w:t>
            </w:r>
          </w:p>
        </w:tc>
      </w:tr>
    </w:tbl>
    <w:p>
      <w:pPr>
        <w:rPr>
          <w:rFonts w:asciiTheme="majorBidi" w:hAnsiTheme="majorBidi" w:cstheme="majorBidi"/>
        </w:rPr>
      </w:pPr>
    </w:p>
    <w:p>
      <w:pPr>
        <w:pStyle w:val="1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传输方向说明：</w:t>
      </w:r>
    </w:p>
    <w:p>
      <w:pPr>
        <w:pStyle w:val="16"/>
        <w:rPr>
          <w:rFonts w:asciiTheme="majorBidi" w:hAnsiTheme="majorBidi" w:cstheme="majorBidi"/>
        </w:rPr>
      </w:pPr>
    </w:p>
    <w:tbl>
      <w:tblPr>
        <w:tblStyle w:val="34"/>
        <w:tblW w:w="4536" w:type="dxa"/>
        <w:tblInd w:w="1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&lt;--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本系统接收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pStyle w:val="53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上述内容是仪器使用HL7通信协议发送实验结果给本系统的消息。上文是仪器将1234567 这个样本对应的试剂FT4的实验结果传输给本系统。对应字段的解析可以参考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_Ref34829552 \r \h  \* MERGEFORMAT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</w:rPr>
        <w:t>A.3.4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章节</w:t>
      </w:r>
    </w:p>
    <w:p>
      <w:pPr>
        <w:pStyle w:val="103"/>
        <w:outlineLvl w:val="3"/>
        <w:rPr>
          <w:rFonts w:asciiTheme="majorBidi" w:hAnsiTheme="majorBidi" w:cstheme="majorBidi"/>
        </w:rPr>
      </w:pPr>
      <w:bookmarkStart w:id="195" w:name="_Toc34639040"/>
      <w:bookmarkStart w:id="196" w:name="_Toc34637497"/>
      <w:r>
        <w:rPr>
          <w:rFonts w:asciiTheme="majorBidi" w:hAnsiTheme="majorBidi" w:cstheme="majorBidi"/>
        </w:rPr>
        <w:t>询问结果</w:t>
      </w:r>
      <w:bookmarkEnd w:id="195"/>
      <w:bookmarkEnd w:id="196"/>
    </w:p>
    <w:p>
      <w:pPr>
        <w:pStyle w:val="1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实际传输内容：</w:t>
      </w:r>
    </w:p>
    <w:p>
      <w:pPr>
        <w:pStyle w:val="16"/>
        <w:rPr>
          <w:rFonts w:asciiTheme="majorBidi" w:hAnsiTheme="majorBidi" w:cstheme="majorBidi"/>
        </w:rPr>
      </w:pPr>
    </w:p>
    <w:tbl>
      <w:tblPr>
        <w:tblStyle w:val="3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</w:t>
            </w:r>
            <w:r>
              <w:rPr>
                <w:rFonts w:hint="eastAsia" w:asciiTheme="majorBidi" w:hAnsiTheme="majorBidi" w:cstheme="majorBidi"/>
                <w:sz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</w:rPr>
              <w:t>MSH|^~\&amp;|</w:t>
            </w:r>
            <w:r>
              <w:rPr>
                <w:rFonts w:hint="eastAsia" w:asciiTheme="majorBidi" w:hAnsiTheme="majorBidi" w:cstheme="majorBidi"/>
                <w:sz w:val="20"/>
              </w:rPr>
              <w:t>Lis</w:t>
            </w:r>
            <w:r>
              <w:rPr>
                <w:rFonts w:asciiTheme="majorBidi" w:hAnsiTheme="majorBidi" w:cstheme="majorBidi"/>
                <w:sz w:val="20"/>
              </w:rPr>
              <w:t>||Maglumi X8||20200311142249||RSREQ|5|P|2.5|||NE|NE||UTF-8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 QPD|RSREQ||1234567^|N</w:t>
            </w:r>
          </w:p>
          <w:p>
            <w:pPr>
              <w:pStyle w:val="16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--&gt; RCP|</w:t>
            </w:r>
            <w:r>
              <w:rPr>
                <w:rFonts w:hint="eastAsia" w:asciiTheme="majorBidi" w:hAnsiTheme="majorBidi" w:cstheme="majorBidi"/>
                <w:sz w:val="20"/>
              </w:rPr>
              <w:t>I</w:t>
            </w:r>
            <w:r>
              <w:rPr>
                <w:rFonts w:asciiTheme="majorBidi" w:hAnsiTheme="majorBidi" w:cstheme="majorBidi"/>
                <w:sz w:val="20"/>
              </w:rPr>
              <w:t>||R|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pStyle w:val="16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传输分向说明：</w:t>
      </w:r>
    </w:p>
    <w:p>
      <w:pPr>
        <w:pStyle w:val="16"/>
        <w:rPr>
          <w:rFonts w:asciiTheme="majorBidi" w:hAnsiTheme="majorBidi" w:cstheme="majorBidi"/>
          <w:b/>
          <w:bCs/>
        </w:rPr>
      </w:pPr>
    </w:p>
    <w:tbl>
      <w:tblPr>
        <w:tblStyle w:val="34"/>
        <w:tblW w:w="4536" w:type="dxa"/>
        <w:tblInd w:w="12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字符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--&gt;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本系统发送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p>
      <w:pPr>
        <w:ind w:firstLine="420" w:firstLineChars="20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上述内容是本系统使用HL7通信协议向仪器请求实验结果的消息。上文是请求1234567这个样本对应的测试项目的实验结果。对应字段的解析可以参考附录</w:t>
      </w: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REF _Ref34829552 \r \h </w:instrText>
      </w:r>
      <w:r>
        <w:rPr>
          <w:rFonts w:asciiTheme="majorBidi" w:hAnsiTheme="majorBidi" w:cstheme="majorBidi"/>
        </w:rPr>
        <w:fldChar w:fldCharType="separate"/>
      </w:r>
      <w:r>
        <w:rPr>
          <w:rFonts w:asciiTheme="majorBidi" w:hAnsiTheme="majorBidi" w:cstheme="majorBidi"/>
          <w:cs/>
        </w:rPr>
        <w:t>‎</w:t>
      </w:r>
      <w:r>
        <w:rPr>
          <w:rFonts w:asciiTheme="majorBidi" w:hAnsiTheme="majorBidi" w:cstheme="majorBidi"/>
        </w:rPr>
        <w:t>A.3.4</w:t>
      </w:r>
      <w:r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</w:rPr>
        <w:t>节。</w:t>
      </w:r>
    </w:p>
    <w:p>
      <w:pPr>
        <w:ind w:firstLine="420" w:firstLineChars="200"/>
        <w:rPr>
          <w:rFonts w:asciiTheme="majorBidi" w:hAnsiTheme="majorBidi" w:cstheme="majorBidi"/>
        </w:rPr>
      </w:pPr>
    </w:p>
    <w:tbl>
      <w:tblPr>
        <w:tblStyle w:val="34"/>
        <w:tblW w:w="878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drawing>
                <wp:inline distT="0" distB="0" distL="0" distR="0">
                  <wp:extent cx="542925" cy="466725"/>
                  <wp:effectExtent l="0" t="0" r="9525" b="9525"/>
                  <wp:docPr id="2764" name="图片 2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4" name="图片 276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</w:rPr>
              <w:t>注意</w:t>
            </w:r>
            <w:r>
              <w:rPr>
                <w:rFonts w:asciiTheme="majorBidi" w:hAnsiTheme="majorBidi" w:cstheme="majorBidi"/>
              </w:rPr>
              <w:t>：</w:t>
            </w:r>
          </w:p>
          <w:p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仪器到此内容后，将返回测试项目的实验结果信息，见</w:t>
            </w:r>
            <w:r>
              <w:rPr>
                <w:rFonts w:asciiTheme="majorBidi" w:hAnsiTheme="majorBidi" w:cstheme="majorBidi"/>
              </w:rPr>
              <w:fldChar w:fldCharType="begin"/>
            </w:r>
            <w:r>
              <w:rPr>
                <w:rFonts w:asciiTheme="majorBidi" w:hAnsiTheme="majorBidi" w:cstheme="majorBidi"/>
              </w:rPr>
              <w:instrText xml:space="preserve"> REF _Ref32851924 \r \h </w:instrText>
            </w:r>
            <w:r>
              <w:rPr>
                <w:rFonts w:asciiTheme="majorBidi" w:hAnsiTheme="majorBidi" w:cstheme="majorBidi"/>
              </w:rPr>
              <w:fldChar w:fldCharType="separate"/>
            </w:r>
            <w:r>
              <w:rPr>
                <w:rFonts w:asciiTheme="majorBidi" w:hAnsiTheme="majorBidi" w:cstheme="majorBidi"/>
                <w:cs/>
              </w:rPr>
              <w:t>‎</w:t>
            </w:r>
            <w:r>
              <w:rPr>
                <w:rFonts w:asciiTheme="majorBidi" w:hAnsiTheme="majorBidi" w:cstheme="majorBidi"/>
              </w:rPr>
              <w:t>A.3.5.3</w:t>
            </w:r>
            <w:r>
              <w:rPr>
                <w:rFonts w:asciiTheme="majorBidi" w:hAnsiTheme="majorBidi" w:cstheme="majorBidi"/>
              </w:rPr>
              <w:fldChar w:fldCharType="end"/>
            </w:r>
            <w:r>
              <w:rPr>
                <w:rFonts w:asciiTheme="majorBidi" w:hAnsiTheme="majorBidi" w:cstheme="majorBidi"/>
              </w:rPr>
              <w:t>节例子。</w:t>
            </w:r>
          </w:p>
        </w:tc>
      </w:tr>
    </w:tbl>
    <w:p>
      <w:pPr>
        <w:pStyle w:val="16"/>
        <w:rPr>
          <w:rFonts w:asciiTheme="majorBidi" w:hAnsiTheme="majorBidi" w:cstheme="majorBidi"/>
        </w:rPr>
      </w:pPr>
    </w:p>
    <w:sectPr>
      <w:headerReference r:id="rId6" w:type="default"/>
      <w:footerReference r:id="rId8" w:type="default"/>
      <w:headerReference r:id="rId7" w:type="even"/>
      <w:footerReference r:id="rId9" w:type="even"/>
      <w:pgSz w:w="11906" w:h="16838"/>
      <w:pgMar w:top="1440" w:right="1440" w:bottom="1440" w:left="144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rj" w:date="2020-03-02T11:34:00Z" w:initials="zrj">
    <w:p w14:paraId="11776422">
      <w:pPr>
        <w:pStyle w:val="15"/>
      </w:pPr>
      <w:r>
        <w:rPr>
          <w:rFonts w:hint="eastAsia"/>
        </w:rPr>
        <w:t>20200206改</w:t>
      </w:r>
    </w:p>
  </w:comment>
  <w:comment w:id="1" w:author="zrj" w:date="2020-03-05T15:11:00Z" w:initials="zrj">
    <w:p w14:paraId="414D5517">
      <w:pPr>
        <w:pStyle w:val="15"/>
      </w:pPr>
      <w:r>
        <w:rPr>
          <w:rFonts w:hint="eastAsia"/>
        </w:rPr>
        <w:t>20200305新增</w:t>
      </w:r>
    </w:p>
  </w:comment>
  <w:comment w:id="2" w:author="zrj" w:date="2020-03-09T10:32:00Z" w:initials="zrj">
    <w:p w14:paraId="33654998">
      <w:pPr>
        <w:pStyle w:val="15"/>
      </w:pPr>
      <w:r>
        <w:rPr>
          <w:rFonts w:hint="eastAsia"/>
        </w:rPr>
        <w:t>删除了测试项目的注意事项</w:t>
      </w:r>
    </w:p>
  </w:comment>
  <w:comment w:id="3" w:author="zrj" w:date="2020-03-09T10:38:00Z" w:initials="zrj">
    <w:p w14:paraId="78DB71A5">
      <w:pPr>
        <w:pStyle w:val="15"/>
      </w:pPr>
      <w:r>
        <w:rPr>
          <w:rFonts w:hint="eastAsia"/>
        </w:rPr>
        <w:t>删除了注意描述</w:t>
      </w:r>
    </w:p>
  </w:comment>
  <w:comment w:id="4" w:author="zrj" w:date="2020-03-05T15:11:00Z" w:initials="zrj">
    <w:p w14:paraId="38133E85">
      <w:pPr>
        <w:pStyle w:val="15"/>
      </w:pPr>
      <w:r>
        <w:rPr>
          <w:rFonts w:hint="eastAsia"/>
        </w:rPr>
        <w:t>20200305新增</w:t>
      </w:r>
    </w:p>
  </w:comment>
  <w:comment w:id="5" w:author="zrj [2]" w:date="2020-04-03T14:55:49Z" w:initials="">
    <w:p w14:paraId="5A0F1677">
      <w:pPr>
        <w:pStyle w:val="15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正常值范围</w:t>
      </w:r>
    </w:p>
  </w:comment>
  <w:comment w:id="6" w:author="zrj" w:date="2020-03-19T09:33:00Z" w:initials="zrj">
    <w:p w14:paraId="3B83732F">
      <w:pPr>
        <w:pStyle w:val="15"/>
      </w:pPr>
      <w:r>
        <w:rPr>
          <w:rFonts w:hint="eastAsia"/>
        </w:rPr>
        <w:t>目前lis不能主动发送申请单给user</w:t>
      </w:r>
    </w:p>
  </w:comment>
  <w:comment w:id="7" w:author="zrj" w:date="2020-03-19T09:29:00Z" w:initials="zrj">
    <w:p w14:paraId="47922919">
      <w:pPr>
        <w:pStyle w:val="15"/>
      </w:pPr>
      <w:r>
        <w:rPr>
          <w:rFonts w:hint="eastAsia"/>
        </w:rPr>
        <w:t>lis需要发送1,2,3</w:t>
      </w:r>
    </w:p>
  </w:comment>
  <w:comment w:id="8" w:author="zrj" w:date="2020-03-19T09:29:00Z" w:initials="zrj">
    <w:p w14:paraId="515145A8">
      <w:pPr>
        <w:pStyle w:val="15"/>
      </w:pPr>
      <w:r>
        <w:rPr>
          <w:rFonts w:hint="eastAsia"/>
        </w:rPr>
        <w:t>lis需要发送</w:t>
      </w:r>
    </w:p>
  </w:comment>
  <w:comment w:id="9" w:author="zrj" w:date="2020-03-19T09:29:00Z" w:initials="zrj">
    <w:p w14:paraId="6A852546">
      <w:pPr>
        <w:pStyle w:val="15"/>
      </w:pPr>
      <w:r>
        <w:rPr>
          <w:rFonts w:hint="eastAsia"/>
        </w:rPr>
        <w:t>lis需要发送1，2,3，</w:t>
      </w:r>
    </w:p>
  </w:comment>
  <w:comment w:id="10" w:author="zrj" w:date="2020-03-19T09:30:00Z" w:initials="zrj">
    <w:p w14:paraId="293925A1">
      <w:pPr>
        <w:pStyle w:val="15"/>
      </w:pPr>
      <w:r>
        <w:rPr>
          <w:rFonts w:hint="eastAsia"/>
        </w:rPr>
        <w:t>user自动发送结果时，把质控样本的结果当普通样本发送了</w:t>
      </w:r>
    </w:p>
  </w:comment>
  <w:comment w:id="11" w:author="zrj" w:date="2020-03-19T09:31:00Z" w:initials="zrj">
    <w:p w14:paraId="1B1F3F5C">
      <w:pPr>
        <w:pStyle w:val="15"/>
      </w:pPr>
      <w:r>
        <w:rPr>
          <w:rFonts w:hint="eastAsia"/>
        </w:rPr>
        <w:t>lis目前暂时不会固定样本类型id，测日立的时候注意下</w:t>
      </w:r>
    </w:p>
  </w:comment>
  <w:comment w:id="12" w:author="zrj" w:date="2020-03-19T09:31:00Z" w:initials="zrj">
    <w:p w14:paraId="5CD86A7F">
      <w:pPr>
        <w:pStyle w:val="15"/>
      </w:pPr>
      <w:r>
        <w:rPr>
          <w:rFonts w:hint="eastAsia"/>
        </w:rPr>
        <w:t>经确认，user只发送定量结果</w:t>
      </w:r>
    </w:p>
  </w:comment>
  <w:comment w:id="13" w:author="zrj" w:date="2020-03-19T09:32:00Z" w:initials="zrj">
    <w:p w14:paraId="3C970B0E">
      <w:pPr>
        <w:pStyle w:val="15"/>
      </w:pPr>
      <w:r>
        <w:t>L</w:t>
      </w:r>
      <w:r>
        <w:rPr>
          <w:rFonts w:hint="eastAsia"/>
        </w:rPr>
        <w:t>is发送时，优先权暂未处理，目前暂时发送N</w:t>
      </w:r>
    </w:p>
  </w:comment>
  <w:comment w:id="14" w:author="zrj" w:date="2020-03-11T14:22:00Z" w:initials="zrj">
    <w:p w14:paraId="4AB74FB1">
      <w:pPr>
        <w:pStyle w:val="15"/>
      </w:pPr>
      <w:r>
        <w:rPr>
          <w:rFonts w:hint="eastAsia"/>
        </w:rPr>
        <w:t>Lis的名称没有识别到user上设置的lis名称。</w:t>
      </w:r>
      <w:r>
        <w:t>L</w:t>
      </w:r>
      <w:r>
        <w:rPr>
          <w:rFonts w:hint="eastAsia"/>
        </w:rPr>
        <w:t>is那边需要修改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776422" w15:done="0"/>
  <w15:commentEx w15:paraId="414D5517" w15:done="0"/>
  <w15:commentEx w15:paraId="33654998" w15:done="0"/>
  <w15:commentEx w15:paraId="78DB71A5" w15:done="0"/>
  <w15:commentEx w15:paraId="38133E85" w15:done="0"/>
  <w15:commentEx w15:paraId="5A0F1677" w15:done="0"/>
  <w15:commentEx w15:paraId="3B83732F" w15:done="0"/>
  <w15:commentEx w15:paraId="47922919" w15:done="0"/>
  <w15:commentEx w15:paraId="515145A8" w15:done="0"/>
  <w15:commentEx w15:paraId="6A852546" w15:done="0"/>
  <w15:commentEx w15:paraId="293925A1" w15:done="0"/>
  <w15:commentEx w15:paraId="1B1F3F5C" w15:done="0"/>
  <w15:commentEx w15:paraId="5CD86A7F" w15:done="0"/>
  <w15:commentEx w15:paraId="3C970B0E" w15:done="0"/>
  <w15:commentEx w15:paraId="4AB74FB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Minion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ind w:firstLine="360"/>
      <w:jc w:val="right"/>
    </w:pPr>
  </w:p>
  <w:p>
    <w:pPr>
      <w:pStyle w:val="22"/>
      <w:pBdr>
        <w:top w:val="single" w:color="auto" w:sz="4" w:space="1"/>
      </w:pBdr>
      <w:tabs>
        <w:tab w:val="center" w:pos="3969"/>
        <w:tab w:val="right" w:pos="8931"/>
        <w:tab w:val="clear" w:pos="4153"/>
        <w:tab w:val="clear" w:pos="8306"/>
      </w:tabs>
    </w:pPr>
    <w:r>
      <w:rPr>
        <w:rFonts w:hint="eastAsia"/>
      </w:rPr>
      <w:t>SnibeLis实验室信息管理系统使用说明书-CN</w:t>
    </w:r>
    <w:r>
      <w:rPr>
        <w:rStyle w:val="37"/>
        <w:rFonts w:hint="eastAsia" w:ascii="Arial" w:cs="Arial"/>
        <w:b/>
        <w:iCs/>
      </w:rPr>
      <w:tab/>
    </w:r>
    <w:r>
      <w:rPr>
        <w:rStyle w:val="37"/>
        <w:rFonts w:hint="eastAsia" w:ascii="Arial" w:cs="Arial"/>
        <w:b/>
        <w:iCs/>
      </w:rPr>
      <w:tab/>
    </w:r>
    <w:r>
      <w:rPr>
        <w:rFonts w:cs="Times New Roman"/>
        <w:b/>
        <w:bCs/>
        <w:iCs/>
      </w:rPr>
      <w:t>Page A-</w:t>
    </w:r>
    <w:r>
      <w:rPr>
        <w:rFonts w:eastAsia="Arial Unicode MS" w:cs="Times New Roman"/>
        <w:b/>
      </w:rPr>
      <w:fldChar w:fldCharType="begin"/>
    </w:r>
    <w:r>
      <w:rPr>
        <w:rFonts w:eastAsia="Arial Unicode MS" w:cs="Times New Roman"/>
        <w:b/>
      </w:rPr>
      <w:instrText xml:space="preserve">PAGE   \* MERGEFORMAT</w:instrText>
    </w:r>
    <w:r>
      <w:rPr>
        <w:rFonts w:eastAsia="Arial Unicode MS" w:cs="Times New Roman"/>
        <w:b/>
      </w:rPr>
      <w:fldChar w:fldCharType="separate"/>
    </w:r>
    <w:r>
      <w:rPr>
        <w:rFonts w:eastAsia="Arial Unicode MS" w:cs="Times New Roman"/>
        <w:b/>
        <w:lang w:val="zh-CN"/>
      </w:rPr>
      <w:t>14</w:t>
    </w:r>
    <w:r>
      <w:rPr>
        <w:rFonts w:eastAsia="Arial Unicode MS" w:cs="Times New Roman"/>
        <w:b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pBdr>
        <w:top w:val="single" w:color="auto" w:sz="4" w:space="1"/>
      </w:pBdr>
      <w:tabs>
        <w:tab w:val="center" w:pos="3969"/>
        <w:tab w:val="right" w:pos="8931"/>
        <w:tab w:val="clear" w:pos="4153"/>
        <w:tab w:val="clear" w:pos="8306"/>
      </w:tabs>
      <w:rPr>
        <w:rFonts w:ascii="Arial" w:hAnsi="Arial" w:cs="Arial"/>
        <w:b/>
      </w:rPr>
    </w:pPr>
    <w:sdt>
      <w:sdtPr>
        <w:id w:val="-1615674370"/>
      </w:sdtPr>
      <w:sdtEndPr>
        <w:rPr>
          <w:rFonts w:ascii="Arial" w:hAnsi="Arial" w:cs="Arial"/>
          <w:b/>
        </w:rPr>
      </w:sdtEndPr>
      <w:sdtContent>
        <w:r>
          <w:rPr>
            <w:rFonts w:eastAsia="Arial Unicode MS" w:cs="Times New Roman"/>
            <w:b/>
          </w:rPr>
          <w:t>Page A-</w:t>
        </w:r>
        <w:r>
          <w:rPr>
            <w:rFonts w:eastAsia="Arial Unicode MS" w:cs="Times New Roman"/>
            <w:b/>
          </w:rPr>
          <w:fldChar w:fldCharType="begin"/>
        </w:r>
        <w:r>
          <w:rPr>
            <w:rFonts w:eastAsia="Arial Unicode MS" w:cs="Times New Roman"/>
            <w:b/>
          </w:rPr>
          <w:instrText xml:space="preserve">PAGE   \* MERGEFORMAT</w:instrText>
        </w:r>
        <w:r>
          <w:rPr>
            <w:rFonts w:eastAsia="Arial Unicode MS" w:cs="Times New Roman"/>
            <w:b/>
          </w:rPr>
          <w:fldChar w:fldCharType="separate"/>
        </w:r>
        <w:r>
          <w:rPr>
            <w:rFonts w:eastAsia="Arial Unicode MS" w:cs="Times New Roman"/>
            <w:b/>
            <w:lang w:val="zh-CN"/>
          </w:rPr>
          <w:t>22</w:t>
        </w:r>
        <w:r>
          <w:rPr>
            <w:rFonts w:eastAsia="Arial Unicode MS" w:cs="Times New Roman"/>
            <w:b/>
          </w:rPr>
          <w:fldChar w:fldCharType="end"/>
        </w:r>
        <w:r>
          <w:rPr>
            <w:rStyle w:val="37"/>
            <w:rFonts w:hint="eastAsia" w:ascii="Arial" w:cs="Arial"/>
            <w:b/>
            <w:iCs/>
          </w:rPr>
          <w:tab/>
        </w:r>
        <w:r>
          <w:rPr>
            <w:rStyle w:val="37"/>
            <w:rFonts w:hint="eastAsia" w:ascii="Arial" w:cs="Arial"/>
            <w:b/>
            <w:iCs/>
          </w:rPr>
          <w:tab/>
        </w:r>
        <w:r>
          <w:rPr>
            <w:rStyle w:val="37"/>
            <w:rFonts w:cs="Times New Roman"/>
            <w:iCs/>
          </w:rPr>
          <w:t>Snibe</w:t>
        </w:r>
        <w:r>
          <w:rPr>
            <w:rStyle w:val="37"/>
            <w:rFonts w:hint="eastAsia" w:cs="Times New Roman"/>
            <w:iCs/>
          </w:rPr>
          <w:t>L</w:t>
        </w:r>
        <w:r>
          <w:rPr>
            <w:rStyle w:val="37"/>
            <w:rFonts w:cs="Times New Roman"/>
            <w:iCs/>
          </w:rPr>
          <w:t>is</w:t>
        </w:r>
        <w:r>
          <w:rPr>
            <w:rStyle w:val="37"/>
            <w:rFonts w:hint="eastAsia" w:ascii="Arial" w:cs="Arial"/>
            <w:iCs/>
          </w:rPr>
          <w:t>实验室信息管理系统</w:t>
        </w:r>
        <w:r>
          <w:rPr>
            <w:rFonts w:hint="eastAsia"/>
          </w:rPr>
          <w:t>使用说明书-CN</w:t>
        </w:r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jc w:val="right"/>
    </w:pPr>
    <w:r>
      <w:rPr>
        <w:rFonts w:hint="eastAsia"/>
      </w:rPr>
      <w:t>安全注意事项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tabs>
        <w:tab w:val="center" w:pos="4513"/>
        <w:tab w:val="right" w:pos="9026"/>
      </w:tabs>
      <w:jc w:val="right"/>
    </w:pPr>
    <w:r>
      <w:rPr>
        <w:rFonts w:hint="eastAsia" w:ascii="Arial" w:hAnsi="Arial" w:cs="Arial"/>
        <w:b/>
      </w:rPr>
      <w:t>网络接口说明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3"/>
      <w:jc w:val="left"/>
      <w:rPr>
        <w:b/>
      </w:rPr>
    </w:pPr>
    <w:r>
      <w:rPr>
        <w:rFonts w:hint="eastAsia"/>
        <w:b/>
      </w:rPr>
      <w:t>网络接口说明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B67C4"/>
    <w:multiLevelType w:val="multilevel"/>
    <w:tmpl w:val="03AB67C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AC1ABD"/>
    <w:multiLevelType w:val="multilevel"/>
    <w:tmpl w:val="0EAC1ABD"/>
    <w:lvl w:ilvl="0" w:tentative="0">
      <w:start w:val="1"/>
      <w:numFmt w:val="none"/>
      <w:pStyle w:val="85"/>
      <w:lvlText w:val=""/>
      <w:lvlJc w:val="left"/>
      <w:pPr>
        <w:tabs>
          <w:tab w:val="left" w:pos="1080"/>
        </w:tabs>
        <w:ind w:left="851" w:hanging="851"/>
      </w:pPr>
      <w:rPr>
        <w:rFonts w:hint="eastAsia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lvlText w:val="A.%2"/>
      <w:lvlJc w:val="left"/>
      <w:pPr>
        <w:tabs>
          <w:tab w:val="left" w:pos="567"/>
        </w:tabs>
        <w:ind w:left="567" w:hanging="567"/>
      </w:pPr>
      <w:rPr>
        <w:rFonts w:hint="default" w:ascii="Arial" w:hAnsi="Arial" w:cs="Arial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 w:tentative="0">
      <w:start w:val="1"/>
      <w:numFmt w:val="decimal"/>
      <w:lvlText w:val="A.%2.%3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">
    <w:nsid w:val="1FC91163"/>
    <w:multiLevelType w:val="multilevel"/>
    <w:tmpl w:val="1FC91163"/>
    <w:lvl w:ilvl="0" w:tentative="0">
      <w:start w:val="1"/>
      <w:numFmt w:val="decimal"/>
      <w:suff w:val="nothing"/>
      <w:lvlText w:val="%1　"/>
      <w:lvlJc w:val="left"/>
      <w:pPr>
        <w:ind w:left="156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suff w:val="nothing"/>
      <w:lvlText w:val="%1.%2　"/>
      <w:lvlJc w:val="left"/>
      <w:pPr>
        <w:ind w:left="568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97"/>
      <w:suff w:val="nothing"/>
      <w:lvlText w:val="%1.%2.%3.%4.%5　"/>
      <w:lvlJc w:val="left"/>
      <w:pPr>
        <w:ind w:left="993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98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>
    <w:nsid w:val="41AD53AD"/>
    <w:multiLevelType w:val="multilevel"/>
    <w:tmpl w:val="41AD53A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1D74E4"/>
    <w:multiLevelType w:val="multilevel"/>
    <w:tmpl w:val="431D74E4"/>
    <w:lvl w:ilvl="0" w:tentative="0">
      <w:start w:val="1"/>
      <w:numFmt w:val="decimal"/>
      <w:pStyle w:val="2"/>
      <w:lvlText w:val="第%1章"/>
      <w:lvlJc w:val="left"/>
      <w:pPr>
        <w:tabs>
          <w:tab w:val="left" w:pos="1077"/>
        </w:tabs>
        <w:ind w:left="851" w:hanging="851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>
    <w:nsid w:val="52C80EF1"/>
    <w:multiLevelType w:val="multilevel"/>
    <w:tmpl w:val="52C80EF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B5A52A7"/>
    <w:multiLevelType w:val="multilevel"/>
    <w:tmpl w:val="5B5A52A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EA76953"/>
    <w:multiLevelType w:val="multilevel"/>
    <w:tmpl w:val="5EA7695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625488F"/>
    <w:multiLevelType w:val="multilevel"/>
    <w:tmpl w:val="7625488F"/>
    <w:lvl w:ilvl="0" w:tentative="0">
      <w:start w:val="1"/>
      <w:numFmt w:val="decimal"/>
      <w:pStyle w:val="88"/>
      <w:lvlText w:val="A.%1"/>
      <w:lvlJc w:val="left"/>
      <w:pPr>
        <w:ind w:left="425" w:hanging="425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1" w:tentative="0">
      <w:start w:val="1"/>
      <w:numFmt w:val="decimal"/>
      <w:pStyle w:val="90"/>
      <w:lvlText w:val="A.%1.%2"/>
      <w:lvlJc w:val="left"/>
      <w:pPr>
        <w:ind w:left="851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103"/>
      <w:lvlText w:val="A.%1.%2.%3"/>
      <w:lvlJc w:val="left"/>
      <w:pPr>
        <w:ind w:left="1418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A.%3.%1.%2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7E695AF4"/>
    <w:multiLevelType w:val="multilevel"/>
    <w:tmpl w:val="7E695AF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9"/>
  </w:num>
  <w:num w:numId="9">
    <w:abstractNumId w:val="7"/>
  </w:num>
  <w:num w:numId="10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rj">
    <w15:presenceInfo w15:providerId="None" w15:userId="zrj"/>
  </w15:person>
  <w15:person w15:author="zrj [2]">
    <w15:presenceInfo w15:providerId="WPS Office" w15:userId="6853189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E2A"/>
    <w:rsid w:val="00024450"/>
    <w:rsid w:val="00027BBD"/>
    <w:rsid w:val="000471B8"/>
    <w:rsid w:val="00061149"/>
    <w:rsid w:val="0007563D"/>
    <w:rsid w:val="00097ED4"/>
    <w:rsid w:val="000A4D94"/>
    <w:rsid w:val="001056D8"/>
    <w:rsid w:val="0010653F"/>
    <w:rsid w:val="0010715E"/>
    <w:rsid w:val="00113277"/>
    <w:rsid w:val="00127E82"/>
    <w:rsid w:val="00157055"/>
    <w:rsid w:val="00163D3A"/>
    <w:rsid w:val="00181278"/>
    <w:rsid w:val="00197CFA"/>
    <w:rsid w:val="001C6B5C"/>
    <w:rsid w:val="001D79D0"/>
    <w:rsid w:val="001E2C03"/>
    <w:rsid w:val="00230646"/>
    <w:rsid w:val="00265CA4"/>
    <w:rsid w:val="00297A4A"/>
    <w:rsid w:val="002B555A"/>
    <w:rsid w:val="002B6C76"/>
    <w:rsid w:val="002D1F1F"/>
    <w:rsid w:val="002F7B1D"/>
    <w:rsid w:val="00312B30"/>
    <w:rsid w:val="0036232C"/>
    <w:rsid w:val="00362A62"/>
    <w:rsid w:val="003671BE"/>
    <w:rsid w:val="003724DF"/>
    <w:rsid w:val="003A2B76"/>
    <w:rsid w:val="003A57AB"/>
    <w:rsid w:val="003B60CB"/>
    <w:rsid w:val="003B7F4F"/>
    <w:rsid w:val="003C5B80"/>
    <w:rsid w:val="003D307F"/>
    <w:rsid w:val="003E52FC"/>
    <w:rsid w:val="003E5504"/>
    <w:rsid w:val="003F0A44"/>
    <w:rsid w:val="0044431B"/>
    <w:rsid w:val="004754C5"/>
    <w:rsid w:val="00477340"/>
    <w:rsid w:val="00485090"/>
    <w:rsid w:val="00492293"/>
    <w:rsid w:val="004B1364"/>
    <w:rsid w:val="004B7B0A"/>
    <w:rsid w:val="004C4984"/>
    <w:rsid w:val="004E2C2C"/>
    <w:rsid w:val="00500927"/>
    <w:rsid w:val="005534F3"/>
    <w:rsid w:val="005616BD"/>
    <w:rsid w:val="005706EB"/>
    <w:rsid w:val="00592FDE"/>
    <w:rsid w:val="005D30BF"/>
    <w:rsid w:val="005E43E0"/>
    <w:rsid w:val="00615144"/>
    <w:rsid w:val="00623389"/>
    <w:rsid w:val="00634B11"/>
    <w:rsid w:val="00636A44"/>
    <w:rsid w:val="0063726F"/>
    <w:rsid w:val="00672B3B"/>
    <w:rsid w:val="00684E72"/>
    <w:rsid w:val="0068695D"/>
    <w:rsid w:val="00687562"/>
    <w:rsid w:val="006C3F2B"/>
    <w:rsid w:val="006C583B"/>
    <w:rsid w:val="006C66A7"/>
    <w:rsid w:val="006D7C19"/>
    <w:rsid w:val="006E027D"/>
    <w:rsid w:val="006F1A34"/>
    <w:rsid w:val="006F2D43"/>
    <w:rsid w:val="006F424A"/>
    <w:rsid w:val="00714B56"/>
    <w:rsid w:val="00716D1A"/>
    <w:rsid w:val="00731E47"/>
    <w:rsid w:val="00737DA0"/>
    <w:rsid w:val="0077057A"/>
    <w:rsid w:val="00771127"/>
    <w:rsid w:val="0077388B"/>
    <w:rsid w:val="007908A8"/>
    <w:rsid w:val="007B2936"/>
    <w:rsid w:val="007B3CFE"/>
    <w:rsid w:val="007D0CC6"/>
    <w:rsid w:val="007E759E"/>
    <w:rsid w:val="007F321D"/>
    <w:rsid w:val="0080193E"/>
    <w:rsid w:val="00803B5F"/>
    <w:rsid w:val="00811669"/>
    <w:rsid w:val="00814769"/>
    <w:rsid w:val="00836987"/>
    <w:rsid w:val="00863C6B"/>
    <w:rsid w:val="00874AB1"/>
    <w:rsid w:val="00875886"/>
    <w:rsid w:val="008938C3"/>
    <w:rsid w:val="008A31E7"/>
    <w:rsid w:val="008B6A5A"/>
    <w:rsid w:val="008B74BC"/>
    <w:rsid w:val="008C6D0B"/>
    <w:rsid w:val="008D7C7E"/>
    <w:rsid w:val="008E66A8"/>
    <w:rsid w:val="00906A0B"/>
    <w:rsid w:val="00934AB5"/>
    <w:rsid w:val="00934FBD"/>
    <w:rsid w:val="00955168"/>
    <w:rsid w:val="00961725"/>
    <w:rsid w:val="009872A1"/>
    <w:rsid w:val="0099256F"/>
    <w:rsid w:val="00995253"/>
    <w:rsid w:val="009A5740"/>
    <w:rsid w:val="009A7214"/>
    <w:rsid w:val="009D230E"/>
    <w:rsid w:val="009F6F9F"/>
    <w:rsid w:val="00A31675"/>
    <w:rsid w:val="00A324BF"/>
    <w:rsid w:val="00A622A4"/>
    <w:rsid w:val="00AC31EF"/>
    <w:rsid w:val="00B062BA"/>
    <w:rsid w:val="00B10E2A"/>
    <w:rsid w:val="00B17B12"/>
    <w:rsid w:val="00B34A38"/>
    <w:rsid w:val="00B441DE"/>
    <w:rsid w:val="00B50F16"/>
    <w:rsid w:val="00B67BB3"/>
    <w:rsid w:val="00BA3326"/>
    <w:rsid w:val="00BA43D4"/>
    <w:rsid w:val="00BA69B4"/>
    <w:rsid w:val="00BC26B9"/>
    <w:rsid w:val="00BE4DAA"/>
    <w:rsid w:val="00C10995"/>
    <w:rsid w:val="00C313DC"/>
    <w:rsid w:val="00C366A1"/>
    <w:rsid w:val="00C40616"/>
    <w:rsid w:val="00C468C9"/>
    <w:rsid w:val="00C700F9"/>
    <w:rsid w:val="00C716BB"/>
    <w:rsid w:val="00C755B7"/>
    <w:rsid w:val="00C75A97"/>
    <w:rsid w:val="00C80FDC"/>
    <w:rsid w:val="00C9567E"/>
    <w:rsid w:val="00CA67CE"/>
    <w:rsid w:val="00D00631"/>
    <w:rsid w:val="00D02053"/>
    <w:rsid w:val="00D248A2"/>
    <w:rsid w:val="00D4681A"/>
    <w:rsid w:val="00D7437E"/>
    <w:rsid w:val="00D87743"/>
    <w:rsid w:val="00DC11E6"/>
    <w:rsid w:val="00DE0F46"/>
    <w:rsid w:val="00DF4BC2"/>
    <w:rsid w:val="00E141C6"/>
    <w:rsid w:val="00E53AB3"/>
    <w:rsid w:val="00E85562"/>
    <w:rsid w:val="00ED367C"/>
    <w:rsid w:val="00ED7A02"/>
    <w:rsid w:val="00EF35C4"/>
    <w:rsid w:val="00F13B04"/>
    <w:rsid w:val="00F13BA1"/>
    <w:rsid w:val="00F203FB"/>
    <w:rsid w:val="00F2183C"/>
    <w:rsid w:val="00F52E7D"/>
    <w:rsid w:val="00F54C1C"/>
    <w:rsid w:val="00F847ED"/>
    <w:rsid w:val="00F9447D"/>
    <w:rsid w:val="00FB4C42"/>
    <w:rsid w:val="00FC3E2E"/>
    <w:rsid w:val="00FD261F"/>
    <w:rsid w:val="00FD4C05"/>
    <w:rsid w:val="137B0B7B"/>
    <w:rsid w:val="38250CA0"/>
    <w:rsid w:val="3984493B"/>
    <w:rsid w:val="5249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1" w:semiHidden="0" w:name="heading 3"/>
    <w:lsdException w:qFormat="1" w:uiPriority="1" w:semiHidden="0" w:name="heading 4"/>
    <w:lsdException w:qFormat="1" w:uiPriority="0" w:semiHidden="0" w:name="heading 5"/>
    <w:lsdException w:qFormat="1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iPriority="99" w:semiHidden="0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1"/>
    <w:pPr>
      <w:keepNext/>
      <w:keepLines/>
      <w:numPr>
        <w:ilvl w:val="0"/>
        <w:numId w:val="1"/>
      </w:numPr>
      <w:spacing w:before="340" w:after="330" w:line="578" w:lineRule="auto"/>
      <w:ind w:left="0" w:hanging="675" w:hangingChars="675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42"/>
    <w:unhideWhenUsed/>
    <w:qFormat/>
    <w:uiPriority w:val="1"/>
    <w:pPr>
      <w:keepNext/>
      <w:keepLines/>
      <w:numPr>
        <w:ilvl w:val="1"/>
        <w:numId w:val="1"/>
      </w:numPr>
      <w:spacing w:before="260" w:after="260" w:line="415" w:lineRule="auto"/>
      <w:ind w:left="0" w:hanging="270" w:hangingChars="270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link w:val="43"/>
    <w:unhideWhenUsed/>
    <w:qFormat/>
    <w:uiPriority w:val="1"/>
    <w:pPr>
      <w:keepNext/>
      <w:keepLines/>
      <w:numPr>
        <w:ilvl w:val="2"/>
        <w:numId w:val="1"/>
      </w:numPr>
      <w:spacing w:before="260" w:after="260" w:line="415" w:lineRule="auto"/>
      <w:ind w:left="0" w:hanging="338" w:hangingChars="338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4"/>
    <w:unhideWhenUsed/>
    <w:qFormat/>
    <w:uiPriority w:val="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47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8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9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2">
    <w:name w:val="Normal Indent"/>
    <w:basedOn w:val="1"/>
    <w:qFormat/>
    <w:uiPriority w:val="0"/>
    <w:pPr>
      <w:spacing w:line="300" w:lineRule="auto"/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1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Document Map"/>
    <w:basedOn w:val="1"/>
    <w:link w:val="61"/>
    <w:unhideWhenUsed/>
    <w:qFormat/>
    <w:uiPriority w:val="0"/>
    <w:rPr>
      <w:rFonts w:ascii="宋体" w:hAnsi="Times New Roman" w:eastAsia="宋体"/>
      <w:kern w:val="44"/>
      <w:sz w:val="18"/>
      <w:szCs w:val="18"/>
    </w:rPr>
  </w:style>
  <w:style w:type="paragraph" w:styleId="15">
    <w:name w:val="annotation text"/>
    <w:basedOn w:val="1"/>
    <w:link w:val="59"/>
    <w:unhideWhenUsed/>
    <w:qFormat/>
    <w:uiPriority w:val="0"/>
    <w:pPr>
      <w:jc w:val="left"/>
    </w:pPr>
  </w:style>
  <w:style w:type="paragraph" w:styleId="16">
    <w:name w:val="Body Text"/>
    <w:basedOn w:val="1"/>
    <w:link w:val="62"/>
    <w:unhideWhenUsed/>
    <w:qFormat/>
    <w:uiPriority w:val="1"/>
    <w:pPr>
      <w:spacing w:after="120"/>
    </w:pPr>
    <w:rPr>
      <w:rFonts w:ascii="Times New Roman" w:hAnsi="Times New Roman" w:eastAsia="宋体"/>
      <w:kern w:val="44"/>
      <w:szCs w:val="44"/>
    </w:rPr>
  </w:style>
  <w:style w:type="paragraph" w:styleId="17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8">
    <w:name w:val="toc 3"/>
    <w:basedOn w:val="1"/>
    <w:next w:val="1"/>
    <w:unhideWhenUsed/>
    <w:qFormat/>
    <w:uiPriority w:val="39"/>
    <w:pPr>
      <w:ind w:left="840" w:leftChars="400"/>
    </w:pPr>
    <w:rPr>
      <w:rFonts w:ascii="Times New Roman" w:hAnsi="Times New Roman" w:eastAsia="宋体"/>
      <w:kern w:val="44"/>
      <w:szCs w:val="44"/>
    </w:rPr>
  </w:style>
  <w:style w:type="paragraph" w:styleId="19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20">
    <w:name w:val="Body Text Indent 2"/>
    <w:basedOn w:val="1"/>
    <w:link w:val="63"/>
    <w:unhideWhenUsed/>
    <w:qFormat/>
    <w:uiPriority w:val="0"/>
    <w:pPr>
      <w:spacing w:after="120" w:line="480" w:lineRule="auto"/>
      <w:ind w:left="420" w:leftChars="200"/>
    </w:pPr>
    <w:rPr>
      <w:rFonts w:ascii="Times New Roman" w:hAnsi="Times New Roman" w:eastAsia="宋体"/>
      <w:kern w:val="44"/>
      <w:szCs w:val="44"/>
    </w:rPr>
  </w:style>
  <w:style w:type="paragraph" w:styleId="21">
    <w:name w:val="Balloon Text"/>
    <w:basedOn w:val="1"/>
    <w:link w:val="51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5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/>
      <w:kern w:val="44"/>
      <w:sz w:val="18"/>
      <w:szCs w:val="18"/>
    </w:rPr>
  </w:style>
  <w:style w:type="paragraph" w:styleId="24">
    <w:name w:val="toc 1"/>
    <w:basedOn w:val="1"/>
    <w:next w:val="1"/>
    <w:unhideWhenUsed/>
    <w:qFormat/>
    <w:uiPriority w:val="39"/>
  </w:style>
  <w:style w:type="paragraph" w:styleId="2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6">
    <w:name w:val="footnote text"/>
    <w:basedOn w:val="1"/>
    <w:link w:val="64"/>
    <w:unhideWhenUsed/>
    <w:qFormat/>
    <w:uiPriority w:val="99"/>
    <w:pPr>
      <w:snapToGrid w:val="0"/>
      <w:jc w:val="left"/>
    </w:pPr>
    <w:rPr>
      <w:rFonts w:ascii="Times New Roman" w:hAnsi="Times New Roman" w:eastAsia="宋体"/>
      <w:kern w:val="44"/>
      <w:sz w:val="18"/>
      <w:szCs w:val="18"/>
    </w:rPr>
  </w:style>
  <w:style w:type="paragraph" w:styleId="27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8">
    <w:name w:val="Body Text Indent 3"/>
    <w:basedOn w:val="1"/>
    <w:link w:val="65"/>
    <w:qFormat/>
    <w:uiPriority w:val="0"/>
    <w:pPr>
      <w:widowControl/>
      <w:tabs>
        <w:tab w:val="left" w:pos="2835"/>
      </w:tabs>
      <w:ind w:left="2835" w:hanging="2835"/>
      <w:jc w:val="left"/>
    </w:pPr>
    <w:rPr>
      <w:rFonts w:ascii="Arial" w:hAnsi="Arial" w:eastAsia="宋体" w:cs="Times New Roman"/>
      <w:i/>
      <w:kern w:val="0"/>
      <w:sz w:val="20"/>
      <w:szCs w:val="20"/>
      <w:lang w:val="de-DE" w:eastAsia="de-DE"/>
    </w:rPr>
  </w:style>
  <w:style w:type="paragraph" w:styleId="29">
    <w:name w:val="table of figures"/>
    <w:basedOn w:val="1"/>
    <w:next w:val="1"/>
    <w:unhideWhenUsed/>
    <w:qFormat/>
    <w:uiPriority w:val="99"/>
    <w:pPr>
      <w:ind w:left="200" w:leftChars="200" w:hanging="200" w:hangingChars="200"/>
    </w:pPr>
    <w:rPr>
      <w:rFonts w:ascii="Times New Roman" w:hAnsi="Times New Roman" w:eastAsia="宋体"/>
      <w:kern w:val="44"/>
      <w:szCs w:val="44"/>
    </w:rPr>
  </w:style>
  <w:style w:type="paragraph" w:styleId="3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31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32">
    <w:name w:val="Title"/>
    <w:basedOn w:val="1"/>
    <w:next w:val="1"/>
    <w:link w:val="66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kern w:val="44"/>
      <w:sz w:val="32"/>
      <w:szCs w:val="32"/>
    </w:rPr>
  </w:style>
  <w:style w:type="paragraph" w:styleId="33">
    <w:name w:val="annotation subject"/>
    <w:basedOn w:val="15"/>
    <w:next w:val="15"/>
    <w:link w:val="60"/>
    <w:unhideWhenUsed/>
    <w:qFormat/>
    <w:uiPriority w:val="0"/>
    <w:rPr>
      <w:rFonts w:ascii="Times New Roman" w:hAnsi="Times New Roman" w:eastAsia="宋体"/>
      <w:b/>
      <w:bCs/>
      <w:kern w:val="44"/>
      <w:szCs w:val="44"/>
    </w:rPr>
  </w:style>
  <w:style w:type="table" w:styleId="35">
    <w:name w:val="Table Grid"/>
    <w:basedOn w:val="34"/>
    <w:qFormat/>
    <w:uiPriority w:val="59"/>
    <w:rPr>
      <w:rFonts w:ascii="Times New Roman" w:hAnsi="Times New Roman" w:eastAsia="宋体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7">
    <w:name w:val="page number"/>
    <w:basedOn w:val="36"/>
    <w:qFormat/>
    <w:uiPriority w:val="0"/>
  </w:style>
  <w:style w:type="character" w:styleId="38">
    <w:name w:val="Hyperlink"/>
    <w:basedOn w:val="3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9">
    <w:name w:val="annotation reference"/>
    <w:basedOn w:val="36"/>
    <w:unhideWhenUsed/>
    <w:qFormat/>
    <w:uiPriority w:val="0"/>
    <w:rPr>
      <w:sz w:val="21"/>
      <w:szCs w:val="21"/>
    </w:rPr>
  </w:style>
  <w:style w:type="character" w:styleId="40">
    <w:name w:val="footnote reference"/>
    <w:basedOn w:val="36"/>
    <w:unhideWhenUsed/>
    <w:qFormat/>
    <w:uiPriority w:val="99"/>
    <w:rPr>
      <w:vertAlign w:val="superscript"/>
    </w:rPr>
  </w:style>
  <w:style w:type="character" w:customStyle="1" w:styleId="41">
    <w:name w:val="标题 1 Char"/>
    <w:basedOn w:val="36"/>
    <w:link w:val="2"/>
    <w:qFormat/>
    <w:uiPriority w:val="1"/>
    <w:rPr>
      <w:rFonts w:eastAsia="黑体"/>
      <w:b/>
      <w:bCs/>
      <w:kern w:val="44"/>
      <w:sz w:val="30"/>
      <w:szCs w:val="44"/>
    </w:rPr>
  </w:style>
  <w:style w:type="character" w:customStyle="1" w:styleId="42">
    <w:name w:val="标题 2 Char"/>
    <w:basedOn w:val="36"/>
    <w:link w:val="3"/>
    <w:qFormat/>
    <w:uiPriority w:val="1"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43">
    <w:name w:val="标题 3 Char"/>
    <w:basedOn w:val="36"/>
    <w:link w:val="4"/>
    <w:qFormat/>
    <w:uiPriority w:val="1"/>
    <w:rPr>
      <w:b/>
      <w:bCs/>
      <w:sz w:val="24"/>
      <w:szCs w:val="32"/>
    </w:rPr>
  </w:style>
  <w:style w:type="character" w:customStyle="1" w:styleId="44">
    <w:name w:val="标题 4 Char"/>
    <w:basedOn w:val="36"/>
    <w:link w:val="5"/>
    <w:qFormat/>
    <w:uiPriority w:val="1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5">
    <w:name w:val="标题 5 Char"/>
    <w:basedOn w:val="36"/>
    <w:link w:val="6"/>
    <w:qFormat/>
    <w:uiPriority w:val="0"/>
    <w:rPr>
      <w:b/>
      <w:bCs/>
      <w:sz w:val="28"/>
      <w:szCs w:val="28"/>
    </w:rPr>
  </w:style>
  <w:style w:type="character" w:customStyle="1" w:styleId="46">
    <w:name w:val="标题 6 Char"/>
    <w:basedOn w:val="3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7">
    <w:name w:val="标题 7 Char"/>
    <w:basedOn w:val="36"/>
    <w:link w:val="8"/>
    <w:qFormat/>
    <w:uiPriority w:val="9"/>
    <w:rPr>
      <w:b/>
      <w:bCs/>
      <w:sz w:val="24"/>
      <w:szCs w:val="24"/>
    </w:rPr>
  </w:style>
  <w:style w:type="character" w:customStyle="1" w:styleId="48">
    <w:name w:val="标题 8 Char"/>
    <w:basedOn w:val="36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9">
    <w:name w:val="标题 9 Char"/>
    <w:basedOn w:val="36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50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51">
    <w:name w:val="批注框文本 Char"/>
    <w:basedOn w:val="36"/>
    <w:link w:val="21"/>
    <w:qFormat/>
    <w:uiPriority w:val="99"/>
    <w:rPr>
      <w:sz w:val="18"/>
      <w:szCs w:val="18"/>
    </w:rPr>
  </w:style>
  <w:style w:type="character" w:customStyle="1" w:styleId="52">
    <w:name w:val="页眉 Char"/>
    <w:basedOn w:val="36"/>
    <w:link w:val="23"/>
    <w:qFormat/>
    <w:uiPriority w:val="99"/>
    <w:rPr>
      <w:rFonts w:ascii="Times New Roman" w:hAnsi="Times New Roman" w:eastAsia="宋体"/>
      <w:kern w:val="44"/>
      <w:sz w:val="18"/>
      <w:szCs w:val="18"/>
    </w:rPr>
  </w:style>
  <w:style w:type="paragraph" w:styleId="53">
    <w:name w:val="List Paragraph"/>
    <w:basedOn w:val="1"/>
    <w:qFormat/>
    <w:uiPriority w:val="1"/>
    <w:pPr>
      <w:ind w:firstLine="420" w:firstLineChars="200"/>
    </w:pPr>
    <w:rPr>
      <w:rFonts w:ascii="Times New Roman" w:hAnsi="Times New Roman" w:eastAsia="宋体"/>
      <w:kern w:val="44"/>
      <w:szCs w:val="44"/>
    </w:rPr>
  </w:style>
  <w:style w:type="character" w:customStyle="1" w:styleId="54">
    <w:name w:val="页脚 Char"/>
    <w:basedOn w:val="36"/>
    <w:link w:val="22"/>
    <w:qFormat/>
    <w:uiPriority w:val="99"/>
    <w:rPr>
      <w:sz w:val="18"/>
      <w:szCs w:val="18"/>
    </w:rPr>
  </w:style>
  <w:style w:type="paragraph" w:customStyle="1" w:styleId="55">
    <w:name w:val="Header Left"/>
    <w:basedOn w:val="23"/>
    <w:qFormat/>
    <w:uiPriority w:val="35"/>
    <w:pPr>
      <w:widowControl/>
      <w:pBdr>
        <w:bottom w:val="dashed" w:color="7E7E7E" w:themeColor="text1" w:themeTint="80" w:sz="4" w:space="18"/>
      </w:pBdr>
      <w:tabs>
        <w:tab w:val="center" w:pos="4320"/>
        <w:tab w:val="right" w:pos="8640"/>
        <w:tab w:val="clear" w:pos="4153"/>
        <w:tab w:val="clear" w:pos="8306"/>
      </w:tabs>
      <w:snapToGrid/>
      <w:spacing w:after="200" w:line="396" w:lineRule="auto"/>
      <w:jc w:val="left"/>
    </w:pPr>
    <w:rPr>
      <w:rFonts w:asciiTheme="minorHAnsi" w:hAnsiTheme="minorHAnsi" w:eastAsiaTheme="minorEastAsia"/>
      <w:color w:val="808080" w:themeColor="text1" w:themeTint="80"/>
      <w:kern w:val="0"/>
      <w:sz w:val="2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56">
    <w:name w:val="No Spacing"/>
    <w:link w:val="57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57">
    <w:name w:val="无间隔 Char"/>
    <w:basedOn w:val="36"/>
    <w:link w:val="56"/>
    <w:qFormat/>
    <w:uiPriority w:val="1"/>
    <w:rPr>
      <w:rFonts w:ascii="Calibri" w:hAnsi="Calibri" w:eastAsia="宋体" w:cs="Times New Roman"/>
      <w:kern w:val="0"/>
      <w:sz w:val="22"/>
    </w:rPr>
  </w:style>
  <w:style w:type="paragraph" w:customStyle="1" w:styleId="58">
    <w:name w:val="附录B2"/>
    <w:basedOn w:val="3"/>
    <w:link w:val="67"/>
    <w:qFormat/>
    <w:uiPriority w:val="0"/>
    <w:pPr>
      <w:numPr>
        <w:ilvl w:val="0"/>
        <w:numId w:val="0"/>
      </w:numPr>
      <w:ind w:left="567"/>
      <w:jc w:val="left"/>
    </w:pPr>
    <w:rPr>
      <w:rFonts w:eastAsia="宋体"/>
      <w:kern w:val="44"/>
    </w:rPr>
  </w:style>
  <w:style w:type="character" w:customStyle="1" w:styleId="59">
    <w:name w:val="批注文字 Char"/>
    <w:basedOn w:val="36"/>
    <w:link w:val="15"/>
    <w:qFormat/>
    <w:uiPriority w:val="0"/>
  </w:style>
  <w:style w:type="character" w:customStyle="1" w:styleId="60">
    <w:name w:val="批注主题 Char"/>
    <w:basedOn w:val="59"/>
    <w:link w:val="33"/>
    <w:qFormat/>
    <w:uiPriority w:val="0"/>
    <w:rPr>
      <w:rFonts w:ascii="Times New Roman" w:hAnsi="Times New Roman" w:eastAsia="宋体"/>
      <w:b/>
      <w:bCs/>
      <w:kern w:val="44"/>
      <w:szCs w:val="44"/>
    </w:rPr>
  </w:style>
  <w:style w:type="character" w:customStyle="1" w:styleId="61">
    <w:name w:val="文档结构图 Char"/>
    <w:basedOn w:val="36"/>
    <w:link w:val="14"/>
    <w:qFormat/>
    <w:uiPriority w:val="0"/>
    <w:rPr>
      <w:rFonts w:ascii="宋体" w:hAnsi="Times New Roman" w:eastAsia="宋体"/>
      <w:kern w:val="44"/>
      <w:sz w:val="18"/>
      <w:szCs w:val="18"/>
    </w:rPr>
  </w:style>
  <w:style w:type="character" w:customStyle="1" w:styleId="62">
    <w:name w:val="正文文本 Char"/>
    <w:basedOn w:val="36"/>
    <w:link w:val="16"/>
    <w:qFormat/>
    <w:uiPriority w:val="1"/>
    <w:rPr>
      <w:rFonts w:ascii="Times New Roman" w:hAnsi="Times New Roman" w:eastAsia="宋体"/>
      <w:kern w:val="44"/>
      <w:szCs w:val="44"/>
    </w:rPr>
  </w:style>
  <w:style w:type="character" w:customStyle="1" w:styleId="63">
    <w:name w:val="正文文本缩进 2 Char"/>
    <w:basedOn w:val="36"/>
    <w:link w:val="20"/>
    <w:qFormat/>
    <w:uiPriority w:val="0"/>
    <w:rPr>
      <w:rFonts w:ascii="Times New Roman" w:hAnsi="Times New Roman" w:eastAsia="宋体"/>
      <w:kern w:val="44"/>
      <w:szCs w:val="44"/>
    </w:rPr>
  </w:style>
  <w:style w:type="character" w:customStyle="1" w:styleId="64">
    <w:name w:val="脚注文本 Char"/>
    <w:basedOn w:val="36"/>
    <w:link w:val="26"/>
    <w:qFormat/>
    <w:uiPriority w:val="99"/>
    <w:rPr>
      <w:rFonts w:ascii="Times New Roman" w:hAnsi="Times New Roman" w:eastAsia="宋体"/>
      <w:kern w:val="44"/>
      <w:sz w:val="18"/>
      <w:szCs w:val="18"/>
    </w:rPr>
  </w:style>
  <w:style w:type="character" w:customStyle="1" w:styleId="65">
    <w:name w:val="正文文本缩进 3 Char"/>
    <w:basedOn w:val="36"/>
    <w:link w:val="28"/>
    <w:qFormat/>
    <w:uiPriority w:val="0"/>
    <w:rPr>
      <w:rFonts w:ascii="Arial" w:hAnsi="Arial" w:eastAsia="宋体" w:cs="Times New Roman"/>
      <w:i/>
      <w:kern w:val="0"/>
      <w:sz w:val="20"/>
      <w:szCs w:val="20"/>
      <w:lang w:val="de-DE" w:eastAsia="de-DE"/>
    </w:rPr>
  </w:style>
  <w:style w:type="character" w:customStyle="1" w:styleId="66">
    <w:name w:val="标题 Char"/>
    <w:basedOn w:val="36"/>
    <w:link w:val="32"/>
    <w:qFormat/>
    <w:uiPriority w:val="0"/>
    <w:rPr>
      <w:rFonts w:eastAsia="宋体" w:asciiTheme="majorHAnsi" w:hAnsiTheme="majorHAnsi" w:cstheme="majorBidi"/>
      <w:b/>
      <w:bCs/>
      <w:kern w:val="44"/>
      <w:sz w:val="32"/>
      <w:szCs w:val="32"/>
    </w:rPr>
  </w:style>
  <w:style w:type="character" w:customStyle="1" w:styleId="67">
    <w:name w:val="附录B2 Char"/>
    <w:basedOn w:val="42"/>
    <w:link w:val="58"/>
    <w:qFormat/>
    <w:uiPriority w:val="0"/>
    <w:rPr>
      <w:rFonts w:eastAsia="宋体" w:asciiTheme="majorHAnsi" w:hAnsiTheme="majorHAnsi" w:cstheme="majorBidi"/>
      <w:kern w:val="44"/>
      <w:sz w:val="28"/>
      <w:szCs w:val="32"/>
    </w:rPr>
  </w:style>
  <w:style w:type="paragraph" w:customStyle="1" w:styleId="68">
    <w:name w:val="TOC 标题111"/>
    <w:basedOn w:val="2"/>
    <w:next w:val="1"/>
    <w:unhideWhenUsed/>
    <w:qFormat/>
    <w:uiPriority w:val="0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28"/>
      <w:szCs w:val="28"/>
    </w:rPr>
  </w:style>
  <w:style w:type="paragraph" w:customStyle="1" w:styleId="6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70">
    <w:name w:val="修订1"/>
    <w:hidden/>
    <w:semiHidden/>
    <w:qFormat/>
    <w:uiPriority w:val="0"/>
    <w:rPr>
      <w:rFonts w:ascii="Times New Roman" w:hAnsi="Times New Roman" w:eastAsia="宋体" w:cstheme="minorBidi"/>
      <w:kern w:val="44"/>
      <w:sz w:val="21"/>
      <w:szCs w:val="44"/>
      <w:lang w:val="en-US" w:eastAsia="zh-CN" w:bidi="ar-SA"/>
    </w:rPr>
  </w:style>
  <w:style w:type="paragraph" w:customStyle="1" w:styleId="71">
    <w:name w:val="列出段落1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kern w:val="44"/>
      <w:szCs w:val="44"/>
    </w:rPr>
  </w:style>
  <w:style w:type="paragraph" w:customStyle="1" w:styleId="72">
    <w:name w:val="p0"/>
    <w:basedOn w:val="1"/>
    <w:qFormat/>
    <w:uiPriority w:val="0"/>
    <w:pPr>
      <w:widowControl/>
      <w:adjustRightInd w:val="0"/>
      <w:spacing w:line="312" w:lineRule="atLeast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73">
    <w:name w:val="Caution"/>
    <w:basedOn w:val="1"/>
    <w:next w:val="1"/>
    <w:qFormat/>
    <w:uiPriority w:val="0"/>
    <w:pPr>
      <w:widowControl/>
      <w:pBdr>
        <w:top w:val="single" w:color="FFFFFF" w:sz="6" w:space="3"/>
        <w:left w:val="single" w:color="FFFFFF" w:sz="6" w:space="3"/>
        <w:bottom w:val="single" w:color="FFFFFF" w:sz="6" w:space="3"/>
        <w:right w:val="single" w:color="FFFFFF" w:sz="6" w:space="3"/>
      </w:pBdr>
      <w:shd w:val="pct10" w:color="auto" w:fill="auto"/>
      <w:spacing w:line="300" w:lineRule="atLeast"/>
      <w:ind w:left="3515" w:right="113"/>
    </w:pPr>
    <w:rPr>
      <w:rFonts w:ascii="Arial" w:hAnsi="Arial" w:eastAsia="宋体" w:cs="Times New Roman"/>
      <w:b/>
      <w:i/>
      <w:kern w:val="0"/>
      <w:sz w:val="22"/>
      <w:szCs w:val="20"/>
      <w:lang w:eastAsia="de-DE"/>
    </w:rPr>
  </w:style>
  <w:style w:type="paragraph" w:customStyle="1" w:styleId="74">
    <w:name w:val="列出段落2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kern w:val="44"/>
      <w:szCs w:val="44"/>
    </w:rPr>
  </w:style>
  <w:style w:type="paragraph" w:customStyle="1" w:styleId="75">
    <w:name w:val="TOC 标题11"/>
    <w:basedOn w:val="2"/>
    <w:next w:val="1"/>
    <w:qFormat/>
    <w:uiPriority w:val="0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 w:cs="Times New Roman"/>
      <w:b w:val="0"/>
      <w:color w:val="365F91"/>
      <w:kern w:val="0"/>
      <w:sz w:val="28"/>
      <w:szCs w:val="28"/>
    </w:rPr>
  </w:style>
  <w:style w:type="paragraph" w:customStyle="1" w:styleId="76">
    <w:name w:val="修订11"/>
    <w:hidden/>
    <w:semiHidden/>
    <w:qFormat/>
    <w:uiPriority w:val="0"/>
    <w:rPr>
      <w:rFonts w:ascii="Times New Roman" w:hAnsi="Times New Roman" w:eastAsia="宋体" w:cs="Times New Roman"/>
      <w:kern w:val="44"/>
      <w:sz w:val="21"/>
      <w:szCs w:val="44"/>
      <w:lang w:val="en-US" w:eastAsia="zh-CN" w:bidi="ar-SA"/>
    </w:rPr>
  </w:style>
  <w:style w:type="paragraph" w:customStyle="1" w:styleId="77">
    <w:name w:val="无间隔1"/>
    <w:link w:val="78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78">
    <w:name w:val="No Spacing Char"/>
    <w:basedOn w:val="36"/>
    <w:link w:val="77"/>
    <w:qFormat/>
    <w:locked/>
    <w:uiPriority w:val="0"/>
    <w:rPr>
      <w:rFonts w:ascii="Calibri" w:hAnsi="Calibri" w:eastAsia="宋体" w:cs="Times New Roman"/>
      <w:kern w:val="0"/>
      <w:sz w:val="22"/>
    </w:rPr>
  </w:style>
  <w:style w:type="character" w:customStyle="1" w:styleId="79">
    <w:name w:val="Char Char"/>
    <w:basedOn w:val="36"/>
    <w:qFormat/>
    <w:uiPriority w:val="0"/>
    <w:rPr>
      <w:sz w:val="24"/>
    </w:rPr>
  </w:style>
  <w:style w:type="character" w:customStyle="1" w:styleId="80">
    <w:name w:val="批注文字 Char1"/>
    <w:basedOn w:val="36"/>
    <w:qFormat/>
    <w:locked/>
    <w:uiPriority w:val="0"/>
    <w:rPr>
      <w:rFonts w:cs="Times New Roman"/>
      <w:sz w:val="24"/>
      <w:lang w:val="de-DE" w:eastAsia="de-DE"/>
    </w:rPr>
  </w:style>
  <w:style w:type="character" w:customStyle="1" w:styleId="81">
    <w:name w:val="批注主题 Char1"/>
    <w:basedOn w:val="80"/>
    <w:qFormat/>
    <w:locked/>
    <w:uiPriority w:val="0"/>
    <w:rPr>
      <w:rFonts w:cs="Times New Roman"/>
      <w:b/>
      <w:bCs/>
      <w:sz w:val="24"/>
      <w:lang w:val="de-DE" w:eastAsia="de-DE"/>
    </w:rPr>
  </w:style>
  <w:style w:type="paragraph" w:customStyle="1" w:styleId="82">
    <w:name w:val="修订2"/>
    <w:qFormat/>
    <w:uiPriority w:val="0"/>
    <w:rPr>
      <w:rFonts w:ascii="Times New Roman" w:hAnsi="Times New Roman" w:eastAsia="宋体" w:cs="Times New Roman"/>
      <w:sz w:val="24"/>
      <w:lang w:val="de-DE" w:eastAsia="de-DE" w:bidi="ar-SA"/>
    </w:rPr>
  </w:style>
  <w:style w:type="paragraph" w:customStyle="1" w:styleId="83">
    <w:name w:val="TOC 标题2"/>
    <w:basedOn w:val="2"/>
    <w:next w:val="1"/>
    <w:qFormat/>
    <w:uiPriority w:val="0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84">
    <w:name w:val="列出段落3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kern w:val="44"/>
      <w:szCs w:val="44"/>
    </w:rPr>
  </w:style>
  <w:style w:type="paragraph" w:customStyle="1" w:styleId="85">
    <w:name w:val="样式A"/>
    <w:basedOn w:val="2"/>
    <w:qFormat/>
    <w:uiPriority w:val="0"/>
    <w:pPr>
      <w:keepLines w:val="0"/>
      <w:widowControl/>
      <w:numPr>
        <w:numId w:val="2"/>
      </w:numPr>
      <w:tabs>
        <w:tab w:val="left" w:pos="1080"/>
      </w:tabs>
      <w:spacing w:beforeLines="100" w:afterLines="100" w:line="240" w:lineRule="auto"/>
      <w:ind w:left="-1" w:hanging="850" w:firstLineChars="0"/>
    </w:pPr>
    <w:rPr>
      <w:rFonts w:ascii="Arial" w:hAnsi="Times New Roman" w:cs="Arial"/>
      <w:bCs w:val="0"/>
      <w:kern w:val="0"/>
      <w:szCs w:val="52"/>
    </w:rPr>
  </w:style>
  <w:style w:type="paragraph" w:customStyle="1" w:styleId="86">
    <w:name w:val="附录B"/>
    <w:basedOn w:val="2"/>
    <w:link w:val="87"/>
    <w:qFormat/>
    <w:uiPriority w:val="0"/>
    <w:pPr>
      <w:numPr>
        <w:numId w:val="0"/>
      </w:numPr>
    </w:pPr>
    <w:rPr>
      <w:rFonts w:ascii="Times New Roman" w:hAnsi="Times New Roman"/>
      <w:b w:val="0"/>
    </w:rPr>
  </w:style>
  <w:style w:type="character" w:customStyle="1" w:styleId="87">
    <w:name w:val="附录B Char"/>
    <w:basedOn w:val="41"/>
    <w:link w:val="86"/>
    <w:qFormat/>
    <w:uiPriority w:val="0"/>
    <w:rPr>
      <w:rFonts w:ascii="Times New Roman" w:hAnsi="Times New Roman" w:eastAsia="黑体"/>
      <w:b w:val="0"/>
      <w:kern w:val="44"/>
      <w:sz w:val="30"/>
      <w:szCs w:val="44"/>
    </w:rPr>
  </w:style>
  <w:style w:type="paragraph" w:customStyle="1" w:styleId="88">
    <w:name w:val="A.1"/>
    <w:basedOn w:val="3"/>
    <w:link w:val="89"/>
    <w:qFormat/>
    <w:uiPriority w:val="0"/>
    <w:pPr>
      <w:numPr>
        <w:ilvl w:val="0"/>
        <w:numId w:val="3"/>
      </w:numPr>
      <w:tabs>
        <w:tab w:val="left" w:pos="710"/>
      </w:tabs>
      <w:spacing w:before="0" w:after="0" w:line="720" w:lineRule="auto"/>
      <w:ind w:firstLine="0" w:firstLineChars="0"/>
      <w:jc w:val="left"/>
    </w:pPr>
    <w:rPr>
      <w:rFonts w:ascii="宋体" w:hAnsi="宋体" w:eastAsia="宋体"/>
      <w:kern w:val="44"/>
      <w:szCs w:val="28"/>
    </w:rPr>
  </w:style>
  <w:style w:type="character" w:customStyle="1" w:styleId="89">
    <w:name w:val="A.1 Char"/>
    <w:basedOn w:val="43"/>
    <w:link w:val="88"/>
    <w:qFormat/>
    <w:uiPriority w:val="0"/>
    <w:rPr>
      <w:rFonts w:ascii="宋体" w:hAnsi="宋体" w:eastAsia="宋体" w:cstheme="majorBidi"/>
      <w:kern w:val="44"/>
      <w:sz w:val="28"/>
      <w:szCs w:val="28"/>
    </w:rPr>
  </w:style>
  <w:style w:type="paragraph" w:customStyle="1" w:styleId="90">
    <w:name w:val="A.1.1"/>
    <w:basedOn w:val="88"/>
    <w:link w:val="91"/>
    <w:qFormat/>
    <w:uiPriority w:val="0"/>
    <w:pPr>
      <w:numPr>
        <w:ilvl w:val="1"/>
      </w:numPr>
      <w:spacing w:before="260" w:after="260" w:line="420" w:lineRule="auto"/>
      <w:jc w:val="both"/>
      <w:outlineLvl w:val="2"/>
    </w:pPr>
    <w:rPr>
      <w:rFonts w:eastAsia="Times New Roman"/>
      <w:sz w:val="24"/>
      <w:szCs w:val="24"/>
    </w:rPr>
  </w:style>
  <w:style w:type="character" w:customStyle="1" w:styleId="91">
    <w:name w:val="A.1.1 Char"/>
    <w:basedOn w:val="89"/>
    <w:link w:val="90"/>
    <w:qFormat/>
    <w:uiPriority w:val="0"/>
    <w:rPr>
      <w:rFonts w:ascii="宋体" w:hAnsi="宋体" w:eastAsia="Times New Roman" w:cstheme="majorBidi"/>
      <w:kern w:val="44"/>
      <w:sz w:val="24"/>
      <w:szCs w:val="24"/>
    </w:rPr>
  </w:style>
  <w:style w:type="character" w:customStyle="1" w:styleId="92">
    <w:name w:val="不明显强调1"/>
    <w:basedOn w:val="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93">
    <w:name w:val="TOC 标题3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28"/>
      <w:szCs w:val="28"/>
    </w:rPr>
  </w:style>
  <w:style w:type="paragraph" w:customStyle="1" w:styleId="94">
    <w:name w:val="一级条标题"/>
    <w:next w:val="1"/>
    <w:qFormat/>
    <w:uiPriority w:val="0"/>
    <w:pPr>
      <w:spacing w:beforeLines="50" w:afterLines="50"/>
      <w:ind w:left="568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95">
    <w:name w:val="章标题"/>
    <w:next w:val="1"/>
    <w:qFormat/>
    <w:uiPriority w:val="0"/>
    <w:pPr>
      <w:spacing w:beforeLines="100" w:afterLines="100"/>
      <w:ind w:left="156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96">
    <w:name w:val="二级条标题"/>
    <w:basedOn w:val="94"/>
    <w:next w:val="1"/>
    <w:qFormat/>
    <w:uiPriority w:val="0"/>
    <w:pPr>
      <w:spacing w:before="50" w:after="50"/>
      <w:outlineLvl w:val="3"/>
    </w:pPr>
  </w:style>
  <w:style w:type="paragraph" w:customStyle="1" w:styleId="97">
    <w:name w:val="四级条标题"/>
    <w:basedOn w:val="1"/>
    <w:next w:val="1"/>
    <w:qFormat/>
    <w:uiPriority w:val="0"/>
    <w:pPr>
      <w:widowControl/>
      <w:numPr>
        <w:ilvl w:val="4"/>
        <w:numId w:val="4"/>
      </w:numPr>
      <w:spacing w:beforeLines="50" w:afterLines="50"/>
      <w:jc w:val="left"/>
      <w:outlineLvl w:val="5"/>
    </w:pPr>
    <w:rPr>
      <w:rFonts w:ascii="黑体" w:hAnsi="Times New Roman" w:eastAsia="黑体" w:cs="Times New Roman"/>
      <w:kern w:val="0"/>
      <w:szCs w:val="21"/>
    </w:rPr>
  </w:style>
  <w:style w:type="paragraph" w:customStyle="1" w:styleId="98">
    <w:name w:val="五级条标题"/>
    <w:basedOn w:val="97"/>
    <w:next w:val="1"/>
    <w:qFormat/>
    <w:uiPriority w:val="0"/>
    <w:pPr>
      <w:numPr>
        <w:ilvl w:val="5"/>
      </w:numPr>
      <w:outlineLvl w:val="6"/>
    </w:pPr>
  </w:style>
  <w:style w:type="paragraph" w:customStyle="1" w:styleId="99">
    <w:name w:val="段"/>
    <w:link w:val="100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00">
    <w:name w:val="段 Char"/>
    <w:link w:val="99"/>
    <w:qFormat/>
    <w:uiPriority w:val="0"/>
    <w:rPr>
      <w:rFonts w:ascii="宋体" w:hAnsi="Times New Roman" w:eastAsia="宋体" w:cs="Times New Roman"/>
      <w:kern w:val="0"/>
      <w:szCs w:val="20"/>
    </w:rPr>
  </w:style>
  <w:style w:type="table" w:customStyle="1" w:styleId="101">
    <w:name w:val="Table Normal"/>
    <w:semiHidden/>
    <w:unhideWhenUsed/>
    <w:qFormat/>
    <w:uiPriority w:val="2"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2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paragraph" w:customStyle="1" w:styleId="103">
    <w:name w:val="A.1.1.1"/>
    <w:basedOn w:val="90"/>
    <w:link w:val="104"/>
    <w:qFormat/>
    <w:uiPriority w:val="0"/>
    <w:pPr>
      <w:numPr>
        <w:ilvl w:val="2"/>
      </w:numPr>
      <w:tabs>
        <w:tab w:val="left" w:pos="1260"/>
      </w:tabs>
      <w:ind w:left="851"/>
    </w:pPr>
    <w:rPr>
      <w:rFonts w:ascii="Times New Roman" w:hAnsi="Times New Roman" w:eastAsia="宋体" w:cs="Times New Roman"/>
    </w:rPr>
  </w:style>
  <w:style w:type="character" w:customStyle="1" w:styleId="104">
    <w:name w:val="A.1.1.1 Char"/>
    <w:basedOn w:val="91"/>
    <w:link w:val="103"/>
    <w:qFormat/>
    <w:uiPriority w:val="0"/>
    <w:rPr>
      <w:rFonts w:ascii="Times New Roman" w:hAnsi="Times New Roman" w:eastAsia="宋体" w:cs="Times New Roman"/>
      <w:kern w:val="44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9" Type="http://schemas.microsoft.com/office/2011/relationships/people" Target="people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file:///C:\Documents%25252525252520and%25252525252520Settings\Administrator\feiq\RichOle\2859441990.bmp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image" Target="media/image1.tiff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C6C824-D91A-4AC5-AF52-A4D7EF900D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23</Pages>
  <Words>1996</Words>
  <Characters>11378</Characters>
  <Lines>94</Lines>
  <Paragraphs>26</Paragraphs>
  <TotalTime>6571</TotalTime>
  <ScaleCrop>false</ScaleCrop>
  <LinksUpToDate>false</LinksUpToDate>
  <CharactersWithSpaces>13348</CharactersWithSpaces>
  <Application>WPS Office_11.1.0.9564_F1E327BC-269C-435d-A152-05C5408002CA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2020-02-20T06:32:00Z</dcterms:created>
  <dc:creator>zrj</dc:creator>
  <cp:lastModifiedBy>zrj</cp:lastModifiedBy>
  <dcterms:modified xsi:type="dcterms:W3CDTF">2020-04-09T00:57:41Z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2052-11.1.0.9564</vt:lpwstr>
  </property>
</Properties>
</file>